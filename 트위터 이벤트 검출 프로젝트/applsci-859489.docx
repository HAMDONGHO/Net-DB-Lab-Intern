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AE175A" w14:textId="77777777" w:rsidR="00706D40" w:rsidRPr="00F40332" w:rsidRDefault="00706D40" w:rsidP="00706D40">
      <w:pPr>
        <w:pStyle w:val="MDPI11articletype"/>
      </w:pPr>
      <w:r w:rsidRPr="00F40332">
        <w:t>Article</w:t>
      </w:r>
    </w:p>
    <w:p w14:paraId="4DC2B355" w14:textId="77777777" w:rsidR="00706D40" w:rsidRPr="00F40332" w:rsidRDefault="00D565FB" w:rsidP="00706D40">
      <w:pPr>
        <w:pStyle w:val="MDPI12title"/>
        <w:tabs>
          <w:tab w:val="left" w:pos="2687"/>
        </w:tabs>
        <w:spacing w:line="240" w:lineRule="atLeast"/>
      </w:pPr>
      <w:r w:rsidRPr="00D565FB">
        <w:t>Local Event Detection Scheme by Analyzing Relevant Documents in Social Networks</w:t>
      </w:r>
    </w:p>
    <w:p w14:paraId="4166A356" w14:textId="5013DA45" w:rsidR="00706D40" w:rsidRPr="00F40332" w:rsidRDefault="00D565FB" w:rsidP="00706D40">
      <w:pPr>
        <w:pStyle w:val="MDPI13authornames"/>
      </w:pPr>
      <w:r>
        <w:t>Dojin Choi</w:t>
      </w:r>
      <w:r w:rsidR="00706D40" w:rsidRPr="00F40332">
        <w:t xml:space="preserve"> </w:t>
      </w:r>
      <w:r w:rsidR="00706D40" w:rsidRPr="00F40332">
        <w:rPr>
          <w:vertAlign w:val="superscript"/>
        </w:rPr>
        <w:t>1</w:t>
      </w:r>
      <w:r w:rsidR="00706D40" w:rsidRPr="00F40332">
        <w:t xml:space="preserve">, </w:t>
      </w:r>
      <w:proofErr w:type="spellStart"/>
      <w:r>
        <w:t>Soobin</w:t>
      </w:r>
      <w:proofErr w:type="spellEnd"/>
      <w:r>
        <w:t xml:space="preserve"> Park</w:t>
      </w:r>
      <w:r w:rsidR="00706D40" w:rsidRPr="00F40332">
        <w:t xml:space="preserve"> </w:t>
      </w:r>
      <w:r w:rsidRPr="00F40332">
        <w:rPr>
          <w:vertAlign w:val="superscript"/>
        </w:rPr>
        <w:t>1</w:t>
      </w:r>
      <w:r>
        <w:t xml:space="preserve">, </w:t>
      </w:r>
      <w:proofErr w:type="spellStart"/>
      <w:r w:rsidR="00801390">
        <w:rPr>
          <w:rFonts w:ascii="맑은 고딕" w:eastAsia="맑은 고딕" w:hAnsi="맑은 고딕" w:cs="맑은 고딕" w:hint="eastAsia"/>
          <w:lang w:eastAsia="ko-KR"/>
        </w:rPr>
        <w:t>H</w:t>
      </w:r>
      <w:r w:rsidR="00801390">
        <w:rPr>
          <w:rFonts w:ascii="맑은 고딕" w:eastAsia="맑은 고딕" w:hAnsi="맑은 고딕" w:cs="맑은 고딕"/>
          <w:lang w:eastAsia="ko-KR"/>
        </w:rPr>
        <w:t>unjin</w:t>
      </w:r>
      <w:proofErr w:type="spellEnd"/>
      <w:r w:rsidR="00801390">
        <w:t xml:space="preserve"> Lim</w:t>
      </w:r>
      <w:r w:rsidR="00801390" w:rsidRPr="00F40332">
        <w:t xml:space="preserve"> </w:t>
      </w:r>
      <w:r w:rsidR="00801390" w:rsidRPr="00F40332">
        <w:rPr>
          <w:vertAlign w:val="superscript"/>
        </w:rPr>
        <w:t>1</w:t>
      </w:r>
      <w:r w:rsidR="00801390">
        <w:t xml:space="preserve">, </w:t>
      </w:r>
      <w:proofErr w:type="spellStart"/>
      <w:r>
        <w:t>Kyoungsoo</w:t>
      </w:r>
      <w:proofErr w:type="spellEnd"/>
      <w:r>
        <w:t xml:space="preserve"> Bok </w:t>
      </w:r>
      <w:r w:rsidR="0063186D">
        <w:rPr>
          <w:vertAlign w:val="superscript"/>
        </w:rPr>
        <w:t>2</w:t>
      </w:r>
      <w:r>
        <w:rPr>
          <w:vertAlign w:val="superscript"/>
        </w:rPr>
        <w:t xml:space="preserve"> </w:t>
      </w:r>
      <w:r w:rsidR="00706D40" w:rsidRPr="00F40332">
        <w:t xml:space="preserve">and </w:t>
      </w:r>
      <w:proofErr w:type="spellStart"/>
      <w:r>
        <w:t>Jaesoo</w:t>
      </w:r>
      <w:proofErr w:type="spellEnd"/>
      <w:r>
        <w:t xml:space="preserve"> </w:t>
      </w:r>
      <w:proofErr w:type="spellStart"/>
      <w:r>
        <w:t>Yoo</w:t>
      </w:r>
      <w:proofErr w:type="spellEnd"/>
      <w:r w:rsidR="00706D40" w:rsidRPr="00F40332">
        <w:t xml:space="preserve"> </w:t>
      </w:r>
      <w:r w:rsidRPr="00F40332">
        <w:rPr>
          <w:vertAlign w:val="superscript"/>
        </w:rPr>
        <w:t>1</w:t>
      </w:r>
      <w:r w:rsidR="00706D40" w:rsidRPr="00F40332">
        <w:rPr>
          <w:vertAlign w:val="superscript"/>
        </w:rPr>
        <w:t>,</w:t>
      </w:r>
      <w:r w:rsidR="00706D40" w:rsidRPr="00F40332">
        <w:t>*</w:t>
      </w:r>
    </w:p>
    <w:p w14:paraId="199503D2" w14:textId="16081E6D" w:rsidR="00706D40" w:rsidRPr="00F40332" w:rsidRDefault="00706D40" w:rsidP="00706D40">
      <w:pPr>
        <w:pStyle w:val="MDPI16affiliation"/>
      </w:pPr>
      <w:r w:rsidRPr="00F40332">
        <w:rPr>
          <w:vertAlign w:val="superscript"/>
        </w:rPr>
        <w:t>1</w:t>
      </w:r>
      <w:r w:rsidRPr="00F40332">
        <w:tab/>
      </w:r>
      <w:r w:rsidR="00E36DEC" w:rsidRPr="00E36DEC">
        <w:t xml:space="preserve">Department of Information and Communication Engineering, </w:t>
      </w:r>
      <w:proofErr w:type="spellStart"/>
      <w:r w:rsidR="00E36DEC" w:rsidRPr="00E36DEC">
        <w:t>Chungbuk</w:t>
      </w:r>
      <w:proofErr w:type="spellEnd"/>
      <w:r w:rsidR="00E36DEC" w:rsidRPr="00E36DEC">
        <w:t xml:space="preserve"> National University, </w:t>
      </w:r>
      <w:proofErr w:type="spellStart"/>
      <w:r w:rsidR="00E36DEC" w:rsidRPr="00E36DEC">
        <w:t>Chungdae-ro</w:t>
      </w:r>
      <w:proofErr w:type="spellEnd"/>
      <w:r w:rsidR="00E36DEC" w:rsidRPr="00E36DEC">
        <w:t xml:space="preserve"> 1, </w:t>
      </w:r>
      <w:proofErr w:type="spellStart"/>
      <w:r w:rsidR="00E36DEC" w:rsidRPr="00E36DEC">
        <w:t>Seowon-Gu</w:t>
      </w:r>
      <w:proofErr w:type="spellEnd"/>
      <w:r w:rsidR="00E36DEC" w:rsidRPr="00E36DEC">
        <w:t xml:space="preserve">, </w:t>
      </w:r>
      <w:proofErr w:type="spellStart"/>
      <w:r w:rsidR="00E36DEC" w:rsidRPr="00E36DEC">
        <w:t>Cheongju</w:t>
      </w:r>
      <w:proofErr w:type="spellEnd"/>
      <w:r w:rsidR="00E36DEC" w:rsidRPr="00E36DEC">
        <w:t xml:space="preserve">, </w:t>
      </w:r>
      <w:proofErr w:type="spellStart"/>
      <w:r w:rsidR="00E36DEC" w:rsidRPr="00E36DEC">
        <w:t>Chungbuk</w:t>
      </w:r>
      <w:proofErr w:type="spellEnd"/>
      <w:r w:rsidR="00E36DEC" w:rsidRPr="00E36DEC">
        <w:t xml:space="preserve"> 28644, Korea</w:t>
      </w:r>
      <w:r w:rsidRPr="00F40332">
        <w:t xml:space="preserve">; </w:t>
      </w:r>
      <w:r w:rsidR="00E36DEC" w:rsidRPr="00E36DEC">
        <w:t>mycdj91@chungbuk.ac.kr</w:t>
      </w:r>
      <w:r w:rsidR="00E36DEC">
        <w:t xml:space="preserve"> (D.C.); </w:t>
      </w:r>
      <w:r w:rsidR="00D565FB" w:rsidRPr="00D565FB">
        <w:t>vivapark530</w:t>
      </w:r>
      <w:r w:rsidR="00E36DEC">
        <w:t>@</w:t>
      </w:r>
      <w:r w:rsidR="00E36DEC" w:rsidRPr="00E36DEC">
        <w:t>chungbuk.ac.kr</w:t>
      </w:r>
      <w:r w:rsidR="00E36DEC">
        <w:t xml:space="preserve"> (S.P.);</w:t>
      </w:r>
      <w:r w:rsidR="00801390" w:rsidRPr="00801390">
        <w:t xml:space="preserve"> </w:t>
      </w:r>
      <w:hyperlink r:id="rId7" w:history="1">
        <w:r w:rsidR="00801390" w:rsidRPr="00801390">
          <w:rPr>
            <w:rStyle w:val="a8"/>
            <w:color w:val="000000" w:themeColor="text1"/>
            <w:u w:val="none"/>
          </w:rPr>
          <w:t>limhunjin@netsgo.com</w:t>
        </w:r>
      </w:hyperlink>
      <w:r w:rsidR="00801390">
        <w:rPr>
          <w:color w:val="000000" w:themeColor="text1"/>
        </w:rPr>
        <w:t>(H.L.)</w:t>
      </w:r>
      <w:r w:rsidR="00801390" w:rsidRPr="00801390">
        <w:rPr>
          <w:color w:val="000000" w:themeColor="text1"/>
        </w:rPr>
        <w:t xml:space="preserve">; </w:t>
      </w:r>
      <w:r w:rsidR="00D565FB">
        <w:t xml:space="preserve"> </w:t>
      </w:r>
      <w:r w:rsidR="00E36DEC" w:rsidRPr="00E36DEC">
        <w:t>yjs@chungbuk.ac.kr</w:t>
      </w:r>
      <w:r w:rsidR="00E36DEC">
        <w:t xml:space="preserve"> (J.Y.)</w:t>
      </w:r>
    </w:p>
    <w:p w14:paraId="04C04025" w14:textId="77777777" w:rsidR="00D565FB" w:rsidRPr="00D565FB" w:rsidRDefault="00706D40" w:rsidP="00D565FB">
      <w:pPr>
        <w:pStyle w:val="MDPI16affiliation"/>
        <w:rPr>
          <w:b/>
        </w:rPr>
      </w:pPr>
      <w:r w:rsidRPr="00F40332">
        <w:rPr>
          <w:szCs w:val="20"/>
          <w:vertAlign w:val="superscript"/>
        </w:rPr>
        <w:t>2</w:t>
      </w:r>
      <w:r w:rsidRPr="00F40332">
        <w:rPr>
          <w:szCs w:val="20"/>
        </w:rPr>
        <w:tab/>
      </w:r>
      <w:r w:rsidR="00E36DEC" w:rsidRPr="00EF14A8">
        <w:rPr>
          <w:color w:val="auto"/>
        </w:rPr>
        <w:t xml:space="preserve">Department of SW Convergence Technology, </w:t>
      </w:r>
      <w:proofErr w:type="spellStart"/>
      <w:r w:rsidR="00E36DEC" w:rsidRPr="00EF14A8">
        <w:rPr>
          <w:color w:val="auto"/>
        </w:rPr>
        <w:t>Wonkwang</w:t>
      </w:r>
      <w:proofErr w:type="spellEnd"/>
      <w:r w:rsidR="00E36DEC" w:rsidRPr="00EF14A8">
        <w:rPr>
          <w:color w:val="auto"/>
        </w:rPr>
        <w:t xml:space="preserve"> University, </w:t>
      </w:r>
      <w:proofErr w:type="spellStart"/>
      <w:r w:rsidR="00E36DEC" w:rsidRPr="00EF14A8">
        <w:rPr>
          <w:color w:val="auto"/>
        </w:rPr>
        <w:t>Iksandae</w:t>
      </w:r>
      <w:proofErr w:type="spellEnd"/>
      <w:r w:rsidR="00E36DEC" w:rsidRPr="00EF14A8">
        <w:rPr>
          <w:color w:val="auto"/>
        </w:rPr>
        <w:t xml:space="preserve"> 460, </w:t>
      </w:r>
      <w:proofErr w:type="spellStart"/>
      <w:r w:rsidR="00E36DEC" w:rsidRPr="00EF14A8">
        <w:rPr>
          <w:color w:val="auto"/>
        </w:rPr>
        <w:t>Iksan</w:t>
      </w:r>
      <w:proofErr w:type="spellEnd"/>
      <w:r w:rsidR="00E36DEC" w:rsidRPr="00EF14A8">
        <w:rPr>
          <w:color w:val="auto"/>
        </w:rPr>
        <w:t xml:space="preserve">, </w:t>
      </w:r>
      <w:proofErr w:type="spellStart"/>
      <w:r w:rsidR="00E36DEC" w:rsidRPr="00EF14A8">
        <w:rPr>
          <w:color w:val="auto"/>
        </w:rPr>
        <w:t>Jeonbuk</w:t>
      </w:r>
      <w:proofErr w:type="spellEnd"/>
      <w:r w:rsidR="00E36DEC" w:rsidRPr="00EF14A8">
        <w:rPr>
          <w:color w:val="auto"/>
        </w:rPr>
        <w:t xml:space="preserve"> 54538, Korea</w:t>
      </w:r>
      <w:r w:rsidR="00D565FB" w:rsidRPr="00F40332">
        <w:t xml:space="preserve">; </w:t>
      </w:r>
      <w:r w:rsidR="00E36DEC" w:rsidRPr="00E36DEC">
        <w:t>ksbok@wku.ac.kr</w:t>
      </w:r>
      <w:r w:rsidR="00E36DEC">
        <w:t xml:space="preserve"> </w:t>
      </w:r>
      <w:r w:rsidR="00E36DEC">
        <w:rPr>
          <w:color w:val="auto"/>
        </w:rPr>
        <w:t>(K.B.)</w:t>
      </w:r>
    </w:p>
    <w:p w14:paraId="5E698F66" w14:textId="77777777" w:rsidR="00706D40" w:rsidRPr="00F40332" w:rsidRDefault="00706D40" w:rsidP="00D565FB">
      <w:pPr>
        <w:pStyle w:val="MDPI16affiliation"/>
      </w:pPr>
      <w:r w:rsidRPr="00F40332">
        <w:rPr>
          <w:b/>
        </w:rPr>
        <w:t>*</w:t>
      </w:r>
      <w:r w:rsidRPr="00F40332">
        <w:tab/>
        <w:t xml:space="preserve">Correspondence: </w:t>
      </w:r>
      <w:r w:rsidR="00D565FB">
        <w:t>yjs</w:t>
      </w:r>
      <w:r w:rsidRPr="00F40332">
        <w:t>@</w:t>
      </w:r>
      <w:r w:rsidR="00D565FB">
        <w:t>cbnu.ac.kr</w:t>
      </w:r>
      <w:r w:rsidRPr="00F40332">
        <w:t xml:space="preserve">; </w:t>
      </w:r>
      <w:r w:rsidR="00DB5439">
        <w:t>Tel.: +</w:t>
      </w:r>
      <w:r w:rsidR="00D565FB">
        <w:t>82</w:t>
      </w:r>
      <w:r w:rsidR="00DB5439">
        <w:t>-</w:t>
      </w:r>
      <w:r w:rsidR="00D565FB">
        <w:t>43</w:t>
      </w:r>
      <w:r w:rsidR="00DB5439">
        <w:t>-</w:t>
      </w:r>
      <w:r w:rsidR="00D565FB">
        <w:t>261</w:t>
      </w:r>
      <w:r w:rsidR="00DB5439">
        <w:t>-</w:t>
      </w:r>
      <w:r w:rsidR="00D565FB">
        <w:t>3230</w:t>
      </w:r>
    </w:p>
    <w:p w14:paraId="12AF3298" w14:textId="77777777" w:rsidR="00706D40" w:rsidRPr="00F40332" w:rsidRDefault="00706D40" w:rsidP="00706D40">
      <w:pPr>
        <w:pStyle w:val="MDPI14history"/>
      </w:pPr>
      <w:r w:rsidRPr="00F40332">
        <w:t>Received: date; Accepted: date; Published: date</w:t>
      </w:r>
    </w:p>
    <w:p w14:paraId="6634B254" w14:textId="77777777" w:rsidR="00D565FB" w:rsidRPr="00D565FB" w:rsidRDefault="00706D40" w:rsidP="00D565FB">
      <w:pPr>
        <w:pStyle w:val="MDPI17abstract"/>
      </w:pPr>
      <w:r w:rsidRPr="00F40332">
        <w:rPr>
          <w:b/>
        </w:rPr>
        <w:t xml:space="preserve">Abstract: </w:t>
      </w:r>
      <w:r w:rsidR="00D565FB" w:rsidRPr="00D565FB">
        <w:t>In this paper, we propose a local event detection scheme by analyzing relevant documents in social networks to improve the accuracy of event detection. To detect local events by using geographical data, the proposed scheme embeds them using the geographical data dictionary and generates a weighted keyword graph using social network characteristics. The data left by users in social networks include not only postings but also related documents such as comments and threads. Therefore, the proposed scheme detects the local event based on a keyword graph that is constructed through the analysis of the relevant documents. It can improve the accuracy of local event detection by analyzing relevant documents embedded with region-related information without requiring users to tag geographic data using the geographical data dictionary. In order to verify the superiority of the proposed scheme, we compare it with the existing event detection schemes through various performance evaluations.</w:t>
      </w:r>
    </w:p>
    <w:p w14:paraId="0EAA3ACD" w14:textId="77777777" w:rsidR="00706D40" w:rsidRPr="00D565FB" w:rsidRDefault="00706D40" w:rsidP="00706D40">
      <w:pPr>
        <w:pStyle w:val="MDPI18keywords"/>
      </w:pPr>
      <w:r w:rsidRPr="00F40332">
        <w:rPr>
          <w:b/>
        </w:rPr>
        <w:t xml:space="preserve">Keywords: </w:t>
      </w:r>
      <w:r w:rsidR="00D565FB" w:rsidRPr="00D565FB">
        <w:t>social network service</w:t>
      </w:r>
      <w:r w:rsidR="00D565FB">
        <w:t>;</w:t>
      </w:r>
      <w:r w:rsidR="00D565FB" w:rsidRPr="00D565FB">
        <w:t xml:space="preserve"> event detection</w:t>
      </w:r>
      <w:r w:rsidR="00D565FB">
        <w:t>;</w:t>
      </w:r>
      <w:r w:rsidR="00D565FB" w:rsidRPr="00D565FB">
        <w:t xml:space="preserve"> rel</w:t>
      </w:r>
      <w:r w:rsidR="00D565FB">
        <w:t>evant</w:t>
      </w:r>
      <w:r w:rsidR="00D565FB" w:rsidRPr="00D565FB">
        <w:t xml:space="preserve"> documents</w:t>
      </w:r>
      <w:r w:rsidR="00D565FB">
        <w:t>;</w:t>
      </w:r>
      <w:r w:rsidR="00D565FB" w:rsidRPr="00D565FB">
        <w:t xml:space="preserve"> keyword graph</w:t>
      </w:r>
    </w:p>
    <w:p w14:paraId="339E8EBC" w14:textId="77777777" w:rsidR="00706D40" w:rsidRPr="00F40332" w:rsidRDefault="00706D40" w:rsidP="00706D40">
      <w:pPr>
        <w:pStyle w:val="MDPI19line"/>
      </w:pPr>
    </w:p>
    <w:p w14:paraId="64D687FA" w14:textId="77777777" w:rsidR="00706D40" w:rsidRPr="00F40332" w:rsidRDefault="00706D40" w:rsidP="00706D40">
      <w:pPr>
        <w:pStyle w:val="MDPI21heading1"/>
      </w:pPr>
      <w:r w:rsidRPr="00F40332">
        <w:rPr>
          <w:lang w:eastAsia="zh-CN"/>
        </w:rPr>
        <w:t xml:space="preserve">1. </w:t>
      </w:r>
      <w:r w:rsidRPr="00F40332">
        <w:t>Introduction</w:t>
      </w:r>
    </w:p>
    <w:p w14:paraId="152B7F2E" w14:textId="1617B1B3" w:rsidR="00D565FB" w:rsidRDefault="00D565FB" w:rsidP="00D565FB">
      <w:pPr>
        <w:pStyle w:val="MDPI31text"/>
      </w:pPr>
      <w:bookmarkStart w:id="0" w:name="OLE_LINK1"/>
      <w:bookmarkStart w:id="1" w:name="OLE_LINK2"/>
      <w:r>
        <w:t>Recently, with the popularization of smart devices, social network services</w:t>
      </w:r>
      <w:r w:rsidR="0092073F">
        <w:t xml:space="preserve"> </w:t>
      </w:r>
      <w:r>
        <w:t xml:space="preserve">(SNSs) </w:t>
      </w:r>
      <w:r w:rsidR="00E43D18">
        <w:t xml:space="preserve">have been </w:t>
      </w:r>
      <w:r>
        <w:t xml:space="preserve">widely </w:t>
      </w:r>
      <w:r w:rsidR="00E43D18">
        <w:t xml:space="preserve">used </w:t>
      </w:r>
      <w:r>
        <w:t>to communicate and share information among users</w:t>
      </w:r>
      <w:r w:rsidR="00FA23F2">
        <w:t xml:space="preserve"> </w:t>
      </w:r>
      <w:r>
        <w:t>[1-3]. SNS</w:t>
      </w:r>
      <w:r w:rsidR="00E43D18">
        <w:t>s</w:t>
      </w:r>
      <w:r>
        <w:t xml:space="preserve"> </w:t>
      </w:r>
      <w:r w:rsidR="00E43D18">
        <w:t xml:space="preserve">have </w:t>
      </w:r>
      <w:r>
        <w:t xml:space="preserve">been used not only to make personal connections but also to rapidly deliver information when </w:t>
      </w:r>
      <w:r w:rsidR="00C63CFF">
        <w:t xml:space="preserve">a </w:t>
      </w:r>
      <w:r>
        <w:t>local even</w:t>
      </w:r>
      <w:r w:rsidR="00C63CFF">
        <w:t>t</w:t>
      </w:r>
      <w:r>
        <w:t xml:space="preserve"> </w:t>
      </w:r>
      <w:r w:rsidR="00C63CFF">
        <w:t>occurs</w:t>
      </w:r>
      <w:r>
        <w:t xml:space="preserve">. </w:t>
      </w:r>
      <w:r w:rsidR="00E43D18">
        <w:t>A l</w:t>
      </w:r>
      <w:r>
        <w:t xml:space="preserve">ocal event means an event in the real world including state and county fairs, city festivals, circuses, protests, sport games, flea markets, and other public gathering events or naturally occurring things such as disasters. SNS users upload tweets and posts in real-time to share meaningful information when a local event occurs at a particular time and place. When hurricane Sandy hits the eastern part of the U.S in 2012, the refueling fiasco was arisen to secure oil to operate power generators for each household due to lack of electric power supply caused by damaging transmission towers. At that time, people shared conditions, contact numbers, </w:t>
      </w:r>
      <w:r w:rsidR="00172DB1">
        <w:t xml:space="preserve">and </w:t>
      </w:r>
      <w:r>
        <w:t>waiting times of gas stations through SNSs that can share information in real-time. In the situation of a disaster, SNS</w:t>
      </w:r>
      <w:r w:rsidR="00172DB1">
        <w:t>s</w:t>
      </w:r>
      <w:r>
        <w:t xml:space="preserve"> </w:t>
      </w:r>
      <w:r w:rsidR="00172DB1">
        <w:t xml:space="preserve">have </w:t>
      </w:r>
      <w:r>
        <w:t>merits that can utilize highly reliable collective intelligence</w:t>
      </w:r>
      <w:r w:rsidR="00FA23F2">
        <w:t xml:space="preserve"> </w:t>
      </w:r>
      <w:r>
        <w:t>[4].</w:t>
      </w:r>
    </w:p>
    <w:p w14:paraId="40BAB6C4" w14:textId="6B959BB2" w:rsidR="00D565FB" w:rsidRDefault="00D565FB" w:rsidP="00D565FB">
      <w:pPr>
        <w:pStyle w:val="MDPI31text"/>
      </w:pPr>
      <w:r>
        <w:t>There have been studied extensively about the event detection schemes based on SNS</w:t>
      </w:r>
      <w:r w:rsidR="00172DB1">
        <w:t>s</w:t>
      </w:r>
      <w:r>
        <w:t>. The posts written by users have various information such as hashtags, situations, time, and locations. Text based event detection schemes have been proposed to consider the importance and frequency of keywords by analyzing and extracting meaningful words on hashtags, contents, and comments</w:t>
      </w:r>
      <w:r w:rsidR="00FA23F2">
        <w:t xml:space="preserve"> </w:t>
      </w:r>
      <w:r>
        <w:t>[5-12]. Text based event detection schemes utilize TF-IDF to extract keywords [5</w:t>
      </w:r>
      <w:r w:rsidR="0002698B">
        <w:t>]. Recently</w:t>
      </w:r>
      <w:r>
        <w:t>, some studies utilize machine learning algorithms such as Word2Vec</w:t>
      </w:r>
      <w:r w:rsidR="00FA23F2">
        <w:t xml:space="preserve"> </w:t>
      </w:r>
      <w:r>
        <w:t xml:space="preserve">[9]. Graph based event detection schemes, which they make a graph from extracted keywords and conduct clustering algorithms to find events, </w:t>
      </w:r>
      <w:r>
        <w:lastRenderedPageBreak/>
        <w:t>have been proposed</w:t>
      </w:r>
      <w:r w:rsidR="00FA23F2">
        <w:t xml:space="preserve"> </w:t>
      </w:r>
      <w:r>
        <w:t xml:space="preserve">[13-16]. [13] </w:t>
      </w:r>
      <w:proofErr w:type="gramStart"/>
      <w:r>
        <w:t>generate</w:t>
      </w:r>
      <w:r w:rsidR="00FA23F2">
        <w:t>d</w:t>
      </w:r>
      <w:proofErr w:type="gramEnd"/>
      <w:r>
        <w:t xml:space="preserve"> a graph by adapting vector space models</w:t>
      </w:r>
      <w:r w:rsidR="00875D9A">
        <w:t>. It</w:t>
      </w:r>
      <w:r>
        <w:t xml:space="preserve"> detects events from clusters that are </w:t>
      </w:r>
      <w:r w:rsidR="00061FE0">
        <w:t xml:space="preserve">built based on </w:t>
      </w:r>
      <w:r>
        <w:t>weights</w:t>
      </w:r>
      <w:r w:rsidR="00061FE0">
        <w:t xml:space="preserve"> assigned to the graph</w:t>
      </w:r>
      <w:r>
        <w:t xml:space="preserve"> considering the frequency of co-occurrenc</w:t>
      </w:r>
      <w:r w:rsidR="00FF6C9E">
        <w:t>e</w:t>
      </w:r>
      <w:r w:rsidR="00061FE0">
        <w:t>s.</w:t>
      </w:r>
    </w:p>
    <w:p w14:paraId="33398E03" w14:textId="0A40FA1A" w:rsidR="00D565FB" w:rsidRDefault="00D565FB" w:rsidP="00D565FB">
      <w:pPr>
        <w:pStyle w:val="MDPI31text"/>
      </w:pPr>
      <w:r>
        <w:t xml:space="preserve">Recently, </w:t>
      </w:r>
      <w:r w:rsidR="00224117">
        <w:t>local event detection schemes using g</w:t>
      </w:r>
      <w:r>
        <w:t>eo-tag in SNSs have been studied</w:t>
      </w:r>
      <w:r w:rsidR="00FA23F2">
        <w:t xml:space="preserve"> </w:t>
      </w:r>
      <w:r>
        <w:t xml:space="preserve">[17-19]. [17] </w:t>
      </w:r>
      <w:proofErr w:type="gramStart"/>
      <w:r>
        <w:t>proposed</w:t>
      </w:r>
      <w:proofErr w:type="gramEnd"/>
      <w:r>
        <w:t xml:space="preserve"> the local event detection scheme that uses time-stamps and geographical information included in the posts. [18] </w:t>
      </w:r>
      <w:proofErr w:type="gramStart"/>
      <w:r>
        <w:t>proposed</w:t>
      </w:r>
      <w:proofErr w:type="gramEnd"/>
      <w:r>
        <w:t xml:space="preserve"> the Geo-tag based local event detection scheme. However, </w:t>
      </w:r>
      <w:r w:rsidR="00D644A5">
        <w:t>since</w:t>
      </w:r>
      <w:r w:rsidR="00D644A5" w:rsidRPr="00D644A5">
        <w:rPr>
          <w:rFonts w:hint="eastAsia"/>
        </w:rPr>
        <w:t xml:space="preserve"> the proposed </w:t>
      </w:r>
      <w:r w:rsidR="00D644A5">
        <w:t>scheme</w:t>
      </w:r>
      <w:r w:rsidR="00D644A5" w:rsidRPr="00D644A5">
        <w:rPr>
          <w:rFonts w:hint="eastAsia"/>
        </w:rPr>
        <w:t xml:space="preserve"> in [1</w:t>
      </w:r>
      <w:r w:rsidR="00B309DC">
        <w:t>7</w:t>
      </w:r>
      <w:r w:rsidR="00D644A5" w:rsidRPr="00D644A5">
        <w:rPr>
          <w:rFonts w:hint="eastAsia"/>
        </w:rPr>
        <w:t>] performs text-based event detection, there is a problem with less information that can be obtained in the event of a short posting and with less noise in the process of extracting keywords related to local events, resulting in poor accuracy.</w:t>
      </w:r>
      <w:r>
        <w:t xml:space="preserve"> </w:t>
      </w:r>
      <w:r w:rsidR="00B309DC" w:rsidRPr="00B309DC">
        <w:rPr>
          <w:rFonts w:hint="eastAsia"/>
        </w:rPr>
        <w:t xml:space="preserve">In addition, since the actual majority of social network data do not have Geo-tag, </w:t>
      </w:r>
      <w:r w:rsidR="00B309DC">
        <w:t xml:space="preserve">the </w:t>
      </w:r>
      <w:r w:rsidR="00B309DC" w:rsidRPr="00B309DC">
        <w:rPr>
          <w:rFonts w:hint="eastAsia"/>
        </w:rPr>
        <w:t xml:space="preserve">event detection </w:t>
      </w:r>
      <w:r w:rsidR="00B309DC">
        <w:t>scheme</w:t>
      </w:r>
      <w:r w:rsidR="00B309DC" w:rsidRPr="00B309DC">
        <w:rPr>
          <w:rFonts w:hint="eastAsia"/>
        </w:rPr>
        <w:t xml:space="preserve"> using only the Geo-tag proposed in [</w:t>
      </w:r>
      <w:r w:rsidR="00B309DC">
        <w:t>8</w:t>
      </w:r>
      <w:r w:rsidR="00B309DC" w:rsidRPr="00B309DC">
        <w:rPr>
          <w:rFonts w:hint="eastAsia"/>
        </w:rPr>
        <w:t>] ha</w:t>
      </w:r>
      <w:r w:rsidR="00B309DC">
        <w:t>s</w:t>
      </w:r>
      <w:r w:rsidR="00B309DC" w:rsidRPr="00B309DC">
        <w:rPr>
          <w:rFonts w:hint="eastAsia"/>
        </w:rPr>
        <w:t xml:space="preserve"> a problem with poor accuracy.</w:t>
      </w:r>
      <w:r w:rsidR="00FE234C">
        <w:t xml:space="preserve"> </w:t>
      </w:r>
      <w:r>
        <w:t>In this paper, we propose a local event detection scheme by analyzing relevant documents in social networks. The proposed scheme creates a keyword graph by extracting keywords in the social network data. After that, we assign weight</w:t>
      </w:r>
      <w:r w:rsidR="00384FC4">
        <w:t>s</w:t>
      </w:r>
      <w:r>
        <w:t xml:space="preserve"> to vertices and edges of the keyword graph by </w:t>
      </w:r>
      <w:r w:rsidR="00384FC4">
        <w:t xml:space="preserve">considering </w:t>
      </w:r>
      <w:r>
        <w:t>social network characteristics. We can easily understand relationships between an event and keywords by using the keyword graph. In order to detect local events by using geographical information, the proposed scheme utilizes the geographical dictionary and Geo-tag information to classify the geographical keywords from the keyword graph. The main contributions of this paper are as follows:</w:t>
      </w:r>
    </w:p>
    <w:p w14:paraId="4209E793" w14:textId="1122687D" w:rsidR="00D565FB" w:rsidRDefault="00D565FB" w:rsidP="0063186D">
      <w:pPr>
        <w:pStyle w:val="MDPI37itemize"/>
      </w:pPr>
      <w:r>
        <w:t>The proposed scheme uses the geographical dictionary to solve the limitation</w:t>
      </w:r>
      <w:r w:rsidR="00384FC4">
        <w:t>s</w:t>
      </w:r>
      <w:r>
        <w:t xml:space="preserve"> of </w:t>
      </w:r>
      <w:r w:rsidR="00384FC4">
        <w:t xml:space="preserve">the </w:t>
      </w:r>
      <w:r>
        <w:t>existing scheme</w:t>
      </w:r>
      <w:r w:rsidR="00384FC4">
        <w:t>s</w:t>
      </w:r>
      <w:r>
        <w:t xml:space="preserve"> that provide and detect local events considering Geo-tags that very sparsely appear with posts. The geographical dictionary means a database that </w:t>
      </w:r>
      <w:r w:rsidR="0089257D">
        <w:t xml:space="preserve">consists of </w:t>
      </w:r>
      <w:r>
        <w:t xml:space="preserve">location </w:t>
      </w:r>
      <w:r w:rsidR="0089257D">
        <w:t xml:space="preserve">data </w:t>
      </w:r>
      <w:r>
        <w:t>mapped to a noun that represents a particular region or area.</w:t>
      </w:r>
    </w:p>
    <w:p w14:paraId="1105CE1E" w14:textId="11E31DDA" w:rsidR="00D565FB" w:rsidRDefault="00D565FB" w:rsidP="0063186D">
      <w:pPr>
        <w:pStyle w:val="MDPI37itemize"/>
      </w:pPr>
      <w:r>
        <w:t xml:space="preserve">The proposed scheme analyzes the related documents such as comments and threads to improve accuracy of the event detection scheme. Thereafter, we </w:t>
      </w:r>
      <w:r w:rsidR="002223CB">
        <w:t xml:space="preserve">apply a </w:t>
      </w:r>
      <w:r>
        <w:t>clustering algorithm to the keyword graph according to weight value</w:t>
      </w:r>
      <w:r w:rsidR="002223CB">
        <w:t>s</w:t>
      </w:r>
      <w:r>
        <w:t xml:space="preserve">. </w:t>
      </w:r>
    </w:p>
    <w:p w14:paraId="26C114F7" w14:textId="41EF4180" w:rsidR="00D565FB" w:rsidRDefault="00D565FB" w:rsidP="0063186D">
      <w:pPr>
        <w:pStyle w:val="MDPI37itemize"/>
      </w:pPr>
      <w:r>
        <w:t>The proposed scheme extracts and provides the local events by merging and dividing clusters by using an edge weight of in-cluster and out-cluster.</w:t>
      </w:r>
    </w:p>
    <w:p w14:paraId="7C17C8E6" w14:textId="3D880CB4" w:rsidR="002223CB" w:rsidRDefault="00D565FB" w:rsidP="00F87687">
      <w:pPr>
        <w:pStyle w:val="MDPI37itemize"/>
      </w:pPr>
      <w:r>
        <w:t>We compare it with the existing event detection schemes through various performance evaluations in order to verify the superiority of the proposed scheme.</w:t>
      </w:r>
    </w:p>
    <w:p w14:paraId="44687DE1" w14:textId="77777777" w:rsidR="00706D40" w:rsidRPr="00F40332" w:rsidRDefault="00D565FB" w:rsidP="00D565FB">
      <w:pPr>
        <w:pStyle w:val="MDPI31text"/>
      </w:pPr>
      <w:r>
        <w:t xml:space="preserve">This paper is organized as follows. Section 2 describes related studies. Section 3 describes the </w:t>
      </w:r>
      <w:proofErr w:type="gramStart"/>
      <w:r>
        <w:t>proposed</w:t>
      </w:r>
      <w:proofErr w:type="gramEnd"/>
      <w:r>
        <w:t xml:space="preserve"> scheme’s features and processing methods. In section 4, performance evaluations are described to verify the proposed scheme’s excellence. Finally, section 5 presents the paper’s conclusions and future research.</w:t>
      </w:r>
    </w:p>
    <w:bookmarkEnd w:id="0"/>
    <w:bookmarkEnd w:id="1"/>
    <w:p w14:paraId="77B20789" w14:textId="77777777" w:rsidR="00706D40" w:rsidRPr="00F40332" w:rsidRDefault="00706D40" w:rsidP="00706D40">
      <w:pPr>
        <w:pStyle w:val="MDPI21heading1"/>
      </w:pPr>
      <w:r w:rsidRPr="00F40332">
        <w:rPr>
          <w:lang w:eastAsia="zh-CN"/>
        </w:rPr>
        <w:t xml:space="preserve">2. </w:t>
      </w:r>
      <w:r w:rsidR="00D565FB">
        <w:t>Related Work</w:t>
      </w:r>
      <w:r w:rsidRPr="00F40332">
        <w:t xml:space="preserve"> </w:t>
      </w:r>
    </w:p>
    <w:p w14:paraId="03D81B11" w14:textId="493995E6" w:rsidR="00D565FB" w:rsidRPr="00D565FB" w:rsidRDefault="00D565FB" w:rsidP="00D565FB">
      <w:pPr>
        <w:pStyle w:val="MDPI31text"/>
        <w:rPr>
          <w:spacing w:val="-2"/>
        </w:rPr>
      </w:pPr>
      <w:r w:rsidRPr="00D565FB">
        <w:rPr>
          <w:spacing w:val="-2"/>
        </w:rPr>
        <w:t xml:space="preserve">Recently, with an activation of the social network services, </w:t>
      </w:r>
      <w:r w:rsidR="0051220F">
        <w:rPr>
          <w:spacing w:val="-2"/>
        </w:rPr>
        <w:t>l</w:t>
      </w:r>
      <w:r w:rsidR="0051220F" w:rsidRPr="00D565FB">
        <w:rPr>
          <w:spacing w:val="-2"/>
        </w:rPr>
        <w:t xml:space="preserve">ocal </w:t>
      </w:r>
      <w:r w:rsidRPr="00D565FB">
        <w:rPr>
          <w:spacing w:val="-2"/>
        </w:rPr>
        <w:t xml:space="preserve">event detection schemes have been actively studied through social network service data. Some studies, extracted keywords from posts is utilized for the event detection. [6] </w:t>
      </w:r>
      <w:proofErr w:type="gramStart"/>
      <w:r w:rsidRPr="00D565FB">
        <w:rPr>
          <w:spacing w:val="-2"/>
        </w:rPr>
        <w:t>proposed</w:t>
      </w:r>
      <w:proofErr w:type="gramEnd"/>
      <w:r w:rsidRPr="00D565FB">
        <w:rPr>
          <w:spacing w:val="-2"/>
        </w:rPr>
        <w:t xml:space="preserve"> not only detecting events but also predicting events in near future through the time analysis by using words related to the detected events. It utilizes the </w:t>
      </w:r>
      <w:proofErr w:type="spellStart"/>
      <w:r w:rsidRPr="00D565FB">
        <w:rPr>
          <w:spacing w:val="-2"/>
        </w:rPr>
        <w:t>Jacard</w:t>
      </w:r>
      <w:proofErr w:type="spellEnd"/>
      <w:r w:rsidRPr="00D565FB">
        <w:rPr>
          <w:spacing w:val="-2"/>
        </w:rPr>
        <w:t xml:space="preserve"> similarity coefficient to discover event related words. </w:t>
      </w:r>
      <w:r w:rsidR="00AD6FC3" w:rsidRPr="00AD6FC3">
        <w:rPr>
          <w:rFonts w:hint="eastAsia"/>
          <w:spacing w:val="-2"/>
        </w:rPr>
        <w:t xml:space="preserve">In order to reduce noise about </w:t>
      </w:r>
      <w:r w:rsidR="00AD6FC3">
        <w:rPr>
          <w:spacing w:val="-2"/>
        </w:rPr>
        <w:t xml:space="preserve">a </w:t>
      </w:r>
      <w:r w:rsidR="00AD6FC3" w:rsidRPr="00AD6FC3">
        <w:rPr>
          <w:rFonts w:hint="eastAsia"/>
          <w:spacing w:val="-2"/>
        </w:rPr>
        <w:t>homomorphic word that are the same form of word but have different meanings, the context of the text containing the word is analyzed by tying the words together in pairs.</w:t>
      </w:r>
      <w:r w:rsidRPr="00D565FB">
        <w:rPr>
          <w:spacing w:val="-2"/>
        </w:rPr>
        <w:t xml:space="preserve"> For example, </w:t>
      </w:r>
      <w:r w:rsidR="001946BD">
        <w:rPr>
          <w:spacing w:val="-2"/>
        </w:rPr>
        <w:t xml:space="preserve">the word </w:t>
      </w:r>
      <w:r w:rsidRPr="00D565FB">
        <w:rPr>
          <w:spacing w:val="-2"/>
        </w:rPr>
        <w:t xml:space="preserve">‘strike’ can have various meanings by the word that </w:t>
      </w:r>
      <w:r w:rsidR="001946BD">
        <w:rPr>
          <w:spacing w:val="-2"/>
        </w:rPr>
        <w:t>comes out</w:t>
      </w:r>
      <w:r w:rsidRPr="00D565FB">
        <w:rPr>
          <w:spacing w:val="-2"/>
        </w:rPr>
        <w:t xml:space="preserve"> with it. </w:t>
      </w:r>
      <w:r w:rsidR="00AD6FC3" w:rsidRPr="00AD6FC3">
        <w:rPr>
          <w:rFonts w:hint="eastAsia"/>
          <w:spacing w:val="-2"/>
        </w:rPr>
        <w:t>When the word occurs with 'bas</w:t>
      </w:r>
      <w:r w:rsidR="00AD6FC3">
        <w:rPr>
          <w:spacing w:val="-2"/>
        </w:rPr>
        <w:t>e</w:t>
      </w:r>
      <w:r w:rsidR="00AD6FC3" w:rsidRPr="00AD6FC3">
        <w:rPr>
          <w:rFonts w:hint="eastAsia"/>
          <w:spacing w:val="-2"/>
        </w:rPr>
        <w:t xml:space="preserve">ball', it has a meaning associated with the rules of baseball, and when it is associated with 'lightning', it has a meaning of </w:t>
      </w:r>
      <w:r w:rsidR="00AD6FC3">
        <w:rPr>
          <w:spacing w:val="-2"/>
        </w:rPr>
        <w:t>weather</w:t>
      </w:r>
      <w:r w:rsidR="00AD6FC3" w:rsidRPr="00AD6FC3">
        <w:rPr>
          <w:rFonts w:hint="eastAsia"/>
          <w:spacing w:val="-2"/>
        </w:rPr>
        <w:t>.</w:t>
      </w:r>
      <w:r w:rsidRPr="00D565FB">
        <w:rPr>
          <w:spacing w:val="-2"/>
        </w:rPr>
        <w:t xml:space="preserve"> Many posts in the SNSs have informal style, buzzwords, special characters, and </w:t>
      </w:r>
      <w:r w:rsidR="00FA23F2">
        <w:rPr>
          <w:spacing w:val="-2"/>
        </w:rPr>
        <w:t>emoticon</w:t>
      </w:r>
      <w:r w:rsidRPr="00D565FB">
        <w:rPr>
          <w:spacing w:val="-2"/>
        </w:rPr>
        <w:t>. Therefore, a text based event detection has always noise problems due to these characteristics.</w:t>
      </w:r>
    </w:p>
    <w:p w14:paraId="14931E3D" w14:textId="01FAA43C" w:rsidR="00D565FB" w:rsidRPr="00D565FB" w:rsidRDefault="00D565FB" w:rsidP="00D565FB">
      <w:pPr>
        <w:pStyle w:val="MDPI31text"/>
        <w:rPr>
          <w:spacing w:val="-2"/>
        </w:rPr>
      </w:pPr>
      <w:r w:rsidRPr="00D565FB">
        <w:rPr>
          <w:spacing w:val="-2"/>
        </w:rPr>
        <w:t xml:space="preserve">[13] </w:t>
      </w:r>
      <w:proofErr w:type="gramStart"/>
      <w:r w:rsidRPr="00D565FB">
        <w:rPr>
          <w:spacing w:val="-2"/>
        </w:rPr>
        <w:t>proposed</w:t>
      </w:r>
      <w:proofErr w:type="gramEnd"/>
      <w:r w:rsidRPr="00D565FB">
        <w:rPr>
          <w:spacing w:val="-2"/>
        </w:rPr>
        <w:t xml:space="preserve"> an event detection scheme by constructing directed keyword graphs such as </w:t>
      </w:r>
      <w:proofErr w:type="spellStart"/>
      <w:r w:rsidRPr="00D565FB">
        <w:rPr>
          <w:spacing w:val="-2"/>
        </w:rPr>
        <w:t>EventGraph</w:t>
      </w:r>
      <w:proofErr w:type="spellEnd"/>
      <w:r w:rsidRPr="00D565FB">
        <w:rPr>
          <w:spacing w:val="-2"/>
        </w:rPr>
        <w:t xml:space="preserve"> that is created by SNS data to efficiently analyze </w:t>
      </w:r>
      <w:r w:rsidR="006448C5">
        <w:rPr>
          <w:spacing w:val="-2"/>
        </w:rPr>
        <w:t xml:space="preserve">the </w:t>
      </w:r>
      <w:r w:rsidRPr="00D565FB">
        <w:rPr>
          <w:spacing w:val="-2"/>
        </w:rPr>
        <w:t xml:space="preserve">correlation </w:t>
      </w:r>
      <w:r w:rsidR="006448C5">
        <w:rPr>
          <w:spacing w:val="-2"/>
        </w:rPr>
        <w:t xml:space="preserve">of </w:t>
      </w:r>
      <w:r w:rsidRPr="00D565FB">
        <w:rPr>
          <w:spacing w:val="-2"/>
        </w:rPr>
        <w:t xml:space="preserve">each word. A node in the graph represents a particular word and an edge in the graph represents </w:t>
      </w:r>
      <w:r w:rsidR="006448C5">
        <w:rPr>
          <w:spacing w:val="-2"/>
        </w:rPr>
        <w:t xml:space="preserve">a </w:t>
      </w:r>
      <w:r w:rsidRPr="00D565FB">
        <w:rPr>
          <w:spacing w:val="-2"/>
        </w:rPr>
        <w:t xml:space="preserve">relationship </w:t>
      </w:r>
      <w:r w:rsidR="006448C5">
        <w:rPr>
          <w:spacing w:val="-2"/>
        </w:rPr>
        <w:t>between</w:t>
      </w:r>
      <w:r w:rsidR="006448C5" w:rsidRPr="00D565FB">
        <w:rPr>
          <w:spacing w:val="-2"/>
        </w:rPr>
        <w:t xml:space="preserve"> </w:t>
      </w:r>
      <w:r w:rsidRPr="00D565FB">
        <w:rPr>
          <w:spacing w:val="-2"/>
        </w:rPr>
        <w:t xml:space="preserve">words with a weight that is the number of co-occurrences. It only applies users’ posts to detect local events. Therefore, </w:t>
      </w:r>
      <w:r w:rsidR="006448C5">
        <w:rPr>
          <w:spacing w:val="-2"/>
        </w:rPr>
        <w:t>the accuracy</w:t>
      </w:r>
      <w:r w:rsidRPr="00D565FB">
        <w:rPr>
          <w:spacing w:val="-2"/>
        </w:rPr>
        <w:t xml:space="preserve"> of the local event detection is low since it is hard to determine a particular region by using users</w:t>
      </w:r>
      <w:r w:rsidRPr="00D565FB">
        <w:rPr>
          <w:rFonts w:hint="eastAsia"/>
          <w:spacing w:val="-2"/>
        </w:rPr>
        <w:t>’</w:t>
      </w:r>
      <w:r w:rsidRPr="00D565FB">
        <w:rPr>
          <w:spacing w:val="-2"/>
        </w:rPr>
        <w:t xml:space="preserve"> posts only.</w:t>
      </w:r>
    </w:p>
    <w:p w14:paraId="6AFBD370" w14:textId="30E797D3" w:rsidR="00706D40" w:rsidRDefault="00D565FB" w:rsidP="00D565FB">
      <w:pPr>
        <w:pStyle w:val="MDPI31text"/>
        <w:rPr>
          <w:spacing w:val="-2"/>
        </w:rPr>
      </w:pPr>
      <w:r w:rsidRPr="00D565FB">
        <w:rPr>
          <w:spacing w:val="-2"/>
        </w:rPr>
        <w:lastRenderedPageBreak/>
        <w:t xml:space="preserve">Most events are related to the particular region as well as time. SNSs have been providing Geo-tag function to express their location to other users. [17] </w:t>
      </w:r>
      <w:proofErr w:type="gramStart"/>
      <w:r w:rsidRPr="00D565FB">
        <w:rPr>
          <w:spacing w:val="-2"/>
        </w:rPr>
        <w:t>proposed</w:t>
      </w:r>
      <w:proofErr w:type="gramEnd"/>
      <w:r w:rsidRPr="00D565FB">
        <w:rPr>
          <w:spacing w:val="-2"/>
        </w:rPr>
        <w:t xml:space="preserve"> a local event detection scheme by utilizing Get-Tag function provided by SNSs. By using the map interface, the map space is divided into squares of equal size and defined as tiles. Each tile has time-spatial information that is extracted from tweets of Twitter. [17] </w:t>
      </w:r>
      <w:proofErr w:type="gramStart"/>
      <w:r w:rsidRPr="00D565FB">
        <w:rPr>
          <w:spacing w:val="-2"/>
        </w:rPr>
        <w:t>uses</w:t>
      </w:r>
      <w:proofErr w:type="gramEnd"/>
      <w:r w:rsidRPr="00D565FB">
        <w:rPr>
          <w:spacing w:val="-2"/>
        </w:rPr>
        <w:t xml:space="preserve"> </w:t>
      </w:r>
      <w:proofErr w:type="spellStart"/>
      <w:r w:rsidRPr="00D565FB">
        <w:rPr>
          <w:spacing w:val="-2"/>
        </w:rPr>
        <w:t>STExNMF</w:t>
      </w:r>
      <w:proofErr w:type="spellEnd"/>
      <w:r w:rsidRPr="00D565FB">
        <w:rPr>
          <w:spacing w:val="-2"/>
        </w:rPr>
        <w:t xml:space="preserve"> method</w:t>
      </w:r>
      <w:r w:rsidR="00FA23F2">
        <w:rPr>
          <w:spacing w:val="-2"/>
        </w:rPr>
        <w:t xml:space="preserve"> </w:t>
      </w:r>
      <w:r w:rsidRPr="00D565FB">
        <w:rPr>
          <w:spacing w:val="-2"/>
        </w:rPr>
        <w:t>[20] to derive keywords and conducts visualizations for detected events. Unfortunately, only about 1%</w:t>
      </w:r>
      <w:r w:rsidR="002002D9">
        <w:rPr>
          <w:spacing w:val="-2"/>
        </w:rPr>
        <w:t xml:space="preserve"> </w:t>
      </w:r>
      <w:r w:rsidR="002002D9" w:rsidRPr="00D565FB">
        <w:rPr>
          <w:spacing w:val="-2"/>
        </w:rPr>
        <w:t xml:space="preserve">of all tweets </w:t>
      </w:r>
      <w:r w:rsidRPr="00D565FB">
        <w:rPr>
          <w:spacing w:val="-2"/>
        </w:rPr>
        <w:t>have Geo-tag information</w:t>
      </w:r>
      <w:r w:rsidR="00FA23F2">
        <w:rPr>
          <w:spacing w:val="-2"/>
        </w:rPr>
        <w:t xml:space="preserve"> </w:t>
      </w:r>
      <w:r w:rsidRPr="00D565FB">
        <w:rPr>
          <w:spacing w:val="-2"/>
        </w:rPr>
        <w:t xml:space="preserve">[21]. Consequently, Geo-tag based local event detection schemes have </w:t>
      </w:r>
      <w:r w:rsidR="002002D9">
        <w:rPr>
          <w:spacing w:val="-2"/>
        </w:rPr>
        <w:t xml:space="preserve">a </w:t>
      </w:r>
      <w:r w:rsidRPr="00D565FB">
        <w:rPr>
          <w:spacing w:val="-2"/>
        </w:rPr>
        <w:t xml:space="preserve">low accuracy problem since they only consider 1% data of all contents </w:t>
      </w:r>
      <w:r w:rsidR="002002D9">
        <w:rPr>
          <w:spacing w:val="-2"/>
        </w:rPr>
        <w:t>on</w:t>
      </w:r>
      <w:r w:rsidR="002002D9" w:rsidRPr="00D565FB">
        <w:rPr>
          <w:spacing w:val="-2"/>
        </w:rPr>
        <w:t xml:space="preserve"> </w:t>
      </w:r>
      <w:r w:rsidRPr="00D565FB">
        <w:rPr>
          <w:spacing w:val="-2"/>
        </w:rPr>
        <w:t>SNS</w:t>
      </w:r>
      <w:r w:rsidR="002002D9">
        <w:rPr>
          <w:spacing w:val="-2"/>
        </w:rPr>
        <w:t>s</w:t>
      </w:r>
      <w:r w:rsidR="00CB1912">
        <w:rPr>
          <w:spacing w:val="-2"/>
        </w:rPr>
        <w:t>.</w:t>
      </w:r>
    </w:p>
    <w:p w14:paraId="34034C59" w14:textId="32C4ED7F" w:rsidR="00CB1912" w:rsidRPr="002A5949" w:rsidRDefault="00CB1912" w:rsidP="00D565FB">
      <w:pPr>
        <w:pStyle w:val="MDPI31text"/>
        <w:rPr>
          <w:spacing w:val="-2"/>
          <w:highlight w:val="yellow"/>
        </w:rPr>
      </w:pPr>
      <w:proofErr w:type="gramStart"/>
      <w:r w:rsidRPr="002A5949">
        <w:rPr>
          <w:spacing w:val="-2"/>
          <w:highlight w:val="yellow"/>
        </w:rPr>
        <w:t>Jasmine[</w:t>
      </w:r>
      <w:proofErr w:type="gramEnd"/>
      <w:r w:rsidR="00B41E9B" w:rsidRPr="002A5949">
        <w:rPr>
          <w:spacing w:val="-2"/>
          <w:highlight w:val="yellow"/>
        </w:rPr>
        <w:t>22</w:t>
      </w:r>
      <w:r w:rsidRPr="002A5949">
        <w:rPr>
          <w:spacing w:val="-2"/>
          <w:highlight w:val="yellow"/>
        </w:rPr>
        <w:t>] detects local events in the real-world using geolocation information from microblog documents. The key term extractor in Jasmine extracts key terms that appear three times or more in the Twitter documents. However, it removes all retweets in advance to reduce some noise. The related documents such as comments and threads are very meaningful for detecting a location or describing an event in our scheme.</w:t>
      </w:r>
    </w:p>
    <w:p w14:paraId="693BA9A2" w14:textId="6FF8501E" w:rsidR="00CB1912" w:rsidRPr="002A5949" w:rsidRDefault="00CB1912" w:rsidP="00D565FB">
      <w:pPr>
        <w:pStyle w:val="MDPI31text"/>
        <w:rPr>
          <w:spacing w:val="-2"/>
          <w:highlight w:val="yellow"/>
        </w:rPr>
      </w:pPr>
      <w:proofErr w:type="spellStart"/>
      <w:r w:rsidRPr="002A5949">
        <w:rPr>
          <w:spacing w:val="-2"/>
          <w:highlight w:val="yellow"/>
        </w:rPr>
        <w:t>GeoBurst</w:t>
      </w:r>
      <w:proofErr w:type="spellEnd"/>
      <w:proofErr w:type="gramStart"/>
      <w:r w:rsidRPr="002A5949">
        <w:rPr>
          <w:spacing w:val="-2"/>
          <w:highlight w:val="yellow"/>
        </w:rPr>
        <w:t>+</w:t>
      </w:r>
      <w:r w:rsidR="00621EBD" w:rsidRPr="002A5949">
        <w:rPr>
          <w:spacing w:val="-2"/>
          <w:highlight w:val="yellow"/>
        </w:rPr>
        <w:t>[</w:t>
      </w:r>
      <w:proofErr w:type="gramEnd"/>
      <w:r w:rsidR="00B41E9B" w:rsidRPr="002A5949">
        <w:rPr>
          <w:spacing w:val="-2"/>
          <w:highlight w:val="yellow"/>
        </w:rPr>
        <w:t>23</w:t>
      </w:r>
      <w:r w:rsidR="00621EBD" w:rsidRPr="002A5949">
        <w:rPr>
          <w:spacing w:val="-2"/>
          <w:highlight w:val="yellow"/>
        </w:rPr>
        <w:t>]</w:t>
      </w:r>
      <w:r w:rsidRPr="002A5949">
        <w:rPr>
          <w:spacing w:val="-2"/>
          <w:highlight w:val="yellow"/>
        </w:rPr>
        <w:t xml:space="preserve"> detects real-time local events from geo-tagged tweet streams. It </w:t>
      </w:r>
      <w:r w:rsidR="006D39AA" w:rsidRPr="002A5949">
        <w:rPr>
          <w:spacing w:val="-2"/>
          <w:highlight w:val="yellow"/>
        </w:rPr>
        <w:t xml:space="preserve">proposed a pivot seeking algorithm to generate candidate events. It also proposed a ranking module to classify routine events and local events by using temporal and spatial </w:t>
      </w:r>
      <w:proofErr w:type="spellStart"/>
      <w:r w:rsidR="006D39AA" w:rsidRPr="002A5949">
        <w:rPr>
          <w:spacing w:val="-2"/>
          <w:highlight w:val="yellow"/>
        </w:rPr>
        <w:t>burstiness</w:t>
      </w:r>
      <w:proofErr w:type="spellEnd"/>
      <w:r w:rsidR="006D39AA" w:rsidRPr="002A5949">
        <w:rPr>
          <w:spacing w:val="-2"/>
          <w:highlight w:val="yellow"/>
        </w:rPr>
        <w:t xml:space="preserve"> with TF-IDF weight. </w:t>
      </w:r>
      <w:r w:rsidRPr="002A5949">
        <w:rPr>
          <w:spacing w:val="-2"/>
          <w:highlight w:val="yellow"/>
        </w:rPr>
        <w:t xml:space="preserve">However, as mentioned in Jasmine, Twitter documents </w:t>
      </w:r>
      <w:r w:rsidR="006D39AA" w:rsidRPr="002A5949">
        <w:rPr>
          <w:spacing w:val="-2"/>
          <w:highlight w:val="yellow"/>
        </w:rPr>
        <w:t>have</w:t>
      </w:r>
      <w:r w:rsidRPr="002A5949">
        <w:rPr>
          <w:spacing w:val="-2"/>
          <w:highlight w:val="yellow"/>
        </w:rPr>
        <w:t xml:space="preserve"> geotagged only 0.7%</w:t>
      </w:r>
      <w:r w:rsidR="00C90652" w:rsidRPr="002A5949">
        <w:rPr>
          <w:spacing w:val="-2"/>
          <w:highlight w:val="yellow"/>
        </w:rPr>
        <w:t>. It was</w:t>
      </w:r>
      <w:r w:rsidRPr="002A5949">
        <w:rPr>
          <w:spacing w:val="-2"/>
          <w:highlight w:val="yellow"/>
        </w:rPr>
        <w:t xml:space="preserve"> too few to extract location information.</w:t>
      </w:r>
    </w:p>
    <w:p w14:paraId="4E16DCE8" w14:textId="3BD75A48" w:rsidR="006D39AA" w:rsidRDefault="00621EBD" w:rsidP="00D565FB">
      <w:pPr>
        <w:pStyle w:val="MDPI31text"/>
        <w:rPr>
          <w:ins w:id="2" w:author="dojin" w:date="2020-07-31T13:55:00Z"/>
          <w:spacing w:val="-2"/>
        </w:rPr>
      </w:pPr>
      <w:proofErr w:type="gramStart"/>
      <w:r w:rsidRPr="002A5949">
        <w:rPr>
          <w:spacing w:val="-2"/>
          <w:highlight w:val="yellow"/>
        </w:rPr>
        <w:t>Eyewitness[</w:t>
      </w:r>
      <w:proofErr w:type="gramEnd"/>
      <w:r w:rsidR="00B41E9B" w:rsidRPr="002A5949">
        <w:rPr>
          <w:spacing w:val="-2"/>
          <w:highlight w:val="yellow"/>
        </w:rPr>
        <w:t>24</w:t>
      </w:r>
      <w:r w:rsidRPr="002A5949">
        <w:rPr>
          <w:spacing w:val="-2"/>
          <w:highlight w:val="yellow"/>
        </w:rPr>
        <w:t>] proposed automatically extracting and summarizing reports of local events from Twitter feeds. I</w:t>
      </w:r>
      <w:r w:rsidR="00C90652" w:rsidRPr="002A5949">
        <w:rPr>
          <w:spacing w:val="-2"/>
          <w:highlight w:val="yellow"/>
        </w:rPr>
        <w:t>t</w:t>
      </w:r>
      <w:r w:rsidRPr="002A5949">
        <w:rPr>
          <w:spacing w:val="-2"/>
          <w:highlight w:val="yellow"/>
        </w:rPr>
        <w:t xml:space="preserve"> presents </w:t>
      </w:r>
      <w:r w:rsidR="00C90652" w:rsidRPr="002A5949">
        <w:rPr>
          <w:spacing w:val="-2"/>
          <w:highlight w:val="yellow"/>
        </w:rPr>
        <w:t xml:space="preserve">a </w:t>
      </w:r>
      <w:r w:rsidRPr="002A5949">
        <w:rPr>
          <w:spacing w:val="-2"/>
          <w:highlight w:val="yellow"/>
        </w:rPr>
        <w:t xml:space="preserve">local event detection method by using regression analysis on time series of tweets. Eyewitness used </w:t>
      </w:r>
      <w:r w:rsidR="00C90652" w:rsidRPr="002A5949">
        <w:rPr>
          <w:spacing w:val="-2"/>
          <w:highlight w:val="yellow"/>
        </w:rPr>
        <w:t xml:space="preserve">a </w:t>
      </w:r>
      <w:r w:rsidRPr="002A5949">
        <w:rPr>
          <w:spacing w:val="-2"/>
          <w:highlight w:val="yellow"/>
        </w:rPr>
        <w:t xml:space="preserve">summarization algorithm for </w:t>
      </w:r>
      <w:r w:rsidR="00C90652" w:rsidRPr="002A5949">
        <w:rPr>
          <w:spacing w:val="-2"/>
          <w:highlight w:val="yellow"/>
        </w:rPr>
        <w:t xml:space="preserve">summarizing the </w:t>
      </w:r>
      <w:r w:rsidRPr="002A5949">
        <w:rPr>
          <w:spacing w:val="-2"/>
          <w:highlight w:val="yellow"/>
        </w:rPr>
        <w:t xml:space="preserve">detected event such as </w:t>
      </w:r>
      <w:proofErr w:type="spellStart"/>
      <w:proofErr w:type="gramStart"/>
      <w:r w:rsidRPr="002A5949">
        <w:rPr>
          <w:spacing w:val="-2"/>
          <w:highlight w:val="yellow"/>
        </w:rPr>
        <w:t>SumBasic</w:t>
      </w:r>
      <w:proofErr w:type="spellEnd"/>
      <w:r w:rsidRPr="002A5949">
        <w:rPr>
          <w:spacing w:val="-2"/>
          <w:highlight w:val="yellow"/>
        </w:rPr>
        <w:t>[</w:t>
      </w:r>
      <w:proofErr w:type="gramEnd"/>
      <w:r w:rsidR="00B41E9B" w:rsidRPr="002A5949">
        <w:rPr>
          <w:spacing w:val="-2"/>
          <w:highlight w:val="yellow"/>
        </w:rPr>
        <w:t>25</w:t>
      </w:r>
      <w:r w:rsidRPr="002A5949">
        <w:rPr>
          <w:spacing w:val="-2"/>
          <w:highlight w:val="yellow"/>
        </w:rPr>
        <w:t xml:space="preserve">]. It eliminates retweets and repeats documents like as Jasmine. </w:t>
      </w:r>
      <w:r w:rsidR="00361457" w:rsidRPr="002A5949">
        <w:rPr>
          <w:spacing w:val="-2"/>
          <w:highlight w:val="yellow"/>
        </w:rPr>
        <w:t>They only used geotagged tweets and d</w:t>
      </w:r>
      <w:r w:rsidR="00C90652" w:rsidRPr="002A5949">
        <w:rPr>
          <w:spacing w:val="-2"/>
          <w:highlight w:val="yellow"/>
        </w:rPr>
        <w:t>id</w:t>
      </w:r>
      <w:r w:rsidR="00361457" w:rsidRPr="002A5949">
        <w:rPr>
          <w:spacing w:val="-2"/>
          <w:highlight w:val="yellow"/>
        </w:rPr>
        <w:t xml:space="preserve"> not use text content of tweets for event detection.</w:t>
      </w:r>
    </w:p>
    <w:p w14:paraId="518DA8AD" w14:textId="4244DCFF" w:rsidR="00072068" w:rsidRDefault="00072068" w:rsidP="000E5108">
      <w:pPr>
        <w:pStyle w:val="MDPI31text"/>
        <w:rPr>
          <w:ins w:id="3" w:author="dojin" w:date="2020-08-03T01:19:00Z"/>
          <w:spacing w:val="-2"/>
        </w:rPr>
      </w:pPr>
      <w:ins w:id="4" w:author="dojin" w:date="2020-07-31T13:55:00Z">
        <w:r>
          <w:rPr>
            <w:spacing w:val="-2"/>
          </w:rPr>
          <w:t xml:space="preserve">[26] </w:t>
        </w:r>
        <w:proofErr w:type="gramStart"/>
        <w:r>
          <w:rPr>
            <w:spacing w:val="-2"/>
          </w:rPr>
          <w:t>proposed</w:t>
        </w:r>
        <w:proofErr w:type="gramEnd"/>
        <w:r>
          <w:rPr>
            <w:spacing w:val="-2"/>
          </w:rPr>
          <w:t xml:space="preserve"> </w:t>
        </w:r>
      </w:ins>
      <w:ins w:id="5" w:author="dojin" w:date="2020-07-31T14:03:00Z">
        <w:r>
          <w:rPr>
            <w:spacing w:val="-2"/>
          </w:rPr>
          <w:t xml:space="preserve">a </w:t>
        </w:r>
      </w:ins>
      <w:ins w:id="6" w:author="dojin" w:date="2020-07-31T14:02:00Z">
        <w:r>
          <w:rPr>
            <w:spacing w:val="-2"/>
          </w:rPr>
          <w:t xml:space="preserve">two-phase </w:t>
        </w:r>
      </w:ins>
      <w:ins w:id="7" w:author="dojin" w:date="2020-07-31T14:06:00Z">
        <w:r>
          <w:rPr>
            <w:spacing w:val="-2"/>
          </w:rPr>
          <w:t xml:space="preserve">streaming </w:t>
        </w:r>
      </w:ins>
      <w:ins w:id="8" w:author="dojin" w:date="2020-07-31T14:02:00Z">
        <w:r>
          <w:rPr>
            <w:spacing w:val="-2"/>
          </w:rPr>
          <w:t>event detection algorithm</w:t>
        </w:r>
      </w:ins>
      <w:ins w:id="9" w:author="dojin" w:date="2020-07-31T14:05:00Z">
        <w:r>
          <w:rPr>
            <w:spacing w:val="-2"/>
          </w:rPr>
          <w:t xml:space="preserve"> </w:t>
        </w:r>
      </w:ins>
      <w:ins w:id="10" w:author="dojin" w:date="2020-07-31T14:06:00Z">
        <w:r>
          <w:rPr>
            <w:spacing w:val="-2"/>
          </w:rPr>
          <w:t xml:space="preserve">in Twitter </w:t>
        </w:r>
      </w:ins>
      <w:ins w:id="11" w:author="dojin" w:date="2020-07-31T14:05:00Z">
        <w:r>
          <w:rPr>
            <w:spacing w:val="-2"/>
          </w:rPr>
          <w:t xml:space="preserve">by </w:t>
        </w:r>
      </w:ins>
      <w:ins w:id="12" w:author="dojin" w:date="2020-07-31T14:06:00Z">
        <w:r>
          <w:rPr>
            <w:spacing w:val="-2"/>
          </w:rPr>
          <w:t>utilizing Storm with Cassandra</w:t>
        </w:r>
      </w:ins>
      <w:ins w:id="13" w:author="dojin" w:date="2020-07-31T14:03:00Z">
        <w:r>
          <w:rPr>
            <w:spacing w:val="-2"/>
          </w:rPr>
          <w:t>.</w:t>
        </w:r>
      </w:ins>
      <w:ins w:id="14" w:author="dojin" w:date="2020-07-31T14:04:00Z">
        <w:r>
          <w:rPr>
            <w:spacing w:val="-2"/>
          </w:rPr>
          <w:t xml:space="preserve"> First, it applies the keyword-based algorithm for filtering, and then, it conducts the clustering-based algorithm </w:t>
        </w:r>
      </w:ins>
      <w:ins w:id="15" w:author="dojin" w:date="2020-07-31T14:05:00Z">
        <w:r>
          <w:rPr>
            <w:spacing w:val="-2"/>
          </w:rPr>
          <w:t>for event detection.</w:t>
        </w:r>
      </w:ins>
      <w:ins w:id="16" w:author="dojin" w:date="2020-08-03T01:16:00Z">
        <w:r w:rsidR="000E5108">
          <w:rPr>
            <w:spacing w:val="-2"/>
          </w:rPr>
          <w:t xml:space="preserve"> The proposed</w:t>
        </w:r>
      </w:ins>
      <w:ins w:id="17" w:author="dojin" w:date="2020-08-03T01:15:00Z">
        <w:r w:rsidR="000E5108">
          <w:rPr>
            <w:spacing w:val="-2"/>
          </w:rPr>
          <w:t xml:space="preserve"> </w:t>
        </w:r>
        <w:r w:rsidR="000E5108" w:rsidRPr="000E5108">
          <w:rPr>
            <w:spacing w:val="-2"/>
          </w:rPr>
          <w:t xml:space="preserve">hybrid method </w:t>
        </w:r>
      </w:ins>
      <w:ins w:id="18" w:author="dojin" w:date="2020-08-03T01:16:00Z">
        <w:r w:rsidR="000E5108">
          <w:rPr>
            <w:spacing w:val="-2"/>
          </w:rPr>
          <w:t xml:space="preserve">in [26] </w:t>
        </w:r>
      </w:ins>
      <w:ins w:id="19" w:author="dojin" w:date="2020-08-03T01:15:00Z">
        <w:r w:rsidR="000E5108" w:rsidRPr="000E5108">
          <w:rPr>
            <w:spacing w:val="-2"/>
          </w:rPr>
          <w:t>provides a better balance between</w:t>
        </w:r>
      </w:ins>
      <w:ins w:id="20" w:author="dojin" w:date="2020-08-03T01:17:00Z">
        <w:r w:rsidR="000E5108">
          <w:rPr>
            <w:spacing w:val="-2"/>
          </w:rPr>
          <w:t xml:space="preserve"> </w:t>
        </w:r>
      </w:ins>
      <w:ins w:id="21" w:author="dojin" w:date="2020-08-03T01:15:00Z">
        <w:r w:rsidR="000E5108" w:rsidRPr="000E5108">
          <w:rPr>
            <w:spacing w:val="-2"/>
          </w:rPr>
          <w:t>accuracy and processing time cost.</w:t>
        </w:r>
      </w:ins>
      <w:ins w:id="22" w:author="dojin" w:date="2020-08-03T01:17:00Z">
        <w:r w:rsidR="000E5108">
          <w:rPr>
            <w:spacing w:val="-2"/>
          </w:rPr>
          <w:t xml:space="preserve"> </w:t>
        </w:r>
      </w:ins>
      <w:ins w:id="23" w:author="dojin" w:date="2020-08-03T01:19:00Z">
        <w:r w:rsidR="000E5108">
          <w:rPr>
            <w:spacing w:val="-2"/>
          </w:rPr>
          <w:t>I</w:t>
        </w:r>
      </w:ins>
      <w:ins w:id="24" w:author="dojin" w:date="2020-08-03T01:17:00Z">
        <w:r w:rsidR="000E5108">
          <w:rPr>
            <w:spacing w:val="-2"/>
          </w:rPr>
          <w:t>t focus</w:t>
        </w:r>
      </w:ins>
      <w:ins w:id="25" w:author="dojin" w:date="2020-08-03T01:18:00Z">
        <w:r w:rsidR="000E5108">
          <w:rPr>
            <w:spacing w:val="-2"/>
          </w:rPr>
          <w:t>es</w:t>
        </w:r>
      </w:ins>
      <w:ins w:id="26" w:author="dojin" w:date="2020-08-03T01:17:00Z">
        <w:r w:rsidR="000E5108">
          <w:rPr>
            <w:spacing w:val="-2"/>
          </w:rPr>
          <w:t xml:space="preserve"> on </w:t>
        </w:r>
      </w:ins>
      <w:ins w:id="27" w:author="dojin" w:date="2020-08-03T01:18:00Z">
        <w:r w:rsidR="000E5108">
          <w:rPr>
            <w:spacing w:val="-2"/>
          </w:rPr>
          <w:t xml:space="preserve">real-time </w:t>
        </w:r>
      </w:ins>
      <w:ins w:id="28" w:author="dojin" w:date="2020-08-03T01:17:00Z">
        <w:r w:rsidR="000E5108">
          <w:rPr>
            <w:spacing w:val="-2"/>
          </w:rPr>
          <w:t>event detection and distributed processing</w:t>
        </w:r>
      </w:ins>
      <w:ins w:id="29" w:author="dojin" w:date="2020-08-03T01:20:00Z">
        <w:r w:rsidR="000E5108">
          <w:rPr>
            <w:spacing w:val="-2"/>
          </w:rPr>
          <w:t xml:space="preserve"> by using keyword </w:t>
        </w:r>
        <w:proofErr w:type="spellStart"/>
        <w:r w:rsidR="000E5108">
          <w:rPr>
            <w:spacing w:val="-2"/>
          </w:rPr>
          <w:t>burs</w:t>
        </w:r>
      </w:ins>
      <w:ins w:id="30" w:author="dojin" w:date="2020-08-03T01:21:00Z">
        <w:r w:rsidR="000E5108">
          <w:rPr>
            <w:spacing w:val="-2"/>
          </w:rPr>
          <w:t>t</w:t>
        </w:r>
      </w:ins>
      <w:ins w:id="31" w:author="dojin" w:date="2020-08-03T01:20:00Z">
        <w:r w:rsidR="000E5108">
          <w:rPr>
            <w:spacing w:val="-2"/>
          </w:rPr>
          <w:t>iness</w:t>
        </w:r>
        <w:proofErr w:type="spellEnd"/>
        <w:r w:rsidR="000E5108">
          <w:rPr>
            <w:spacing w:val="-2"/>
          </w:rPr>
          <w:t xml:space="preserve">. Therefore, they cannot provide </w:t>
        </w:r>
      </w:ins>
      <w:ins w:id="32" w:author="dojin" w:date="2020-08-03T01:18:00Z">
        <w:r w:rsidR="000E5108">
          <w:rPr>
            <w:spacing w:val="-2"/>
          </w:rPr>
          <w:t>local</w:t>
        </w:r>
      </w:ins>
      <w:ins w:id="33" w:author="dojin" w:date="2020-08-03T01:20:00Z">
        <w:r w:rsidR="000E5108">
          <w:rPr>
            <w:spacing w:val="-2"/>
          </w:rPr>
          <w:t xml:space="preserve"> events</w:t>
        </w:r>
      </w:ins>
      <w:ins w:id="34" w:author="dojin" w:date="2020-08-03T01:19:00Z">
        <w:r w:rsidR="000E5108">
          <w:rPr>
            <w:spacing w:val="-2"/>
          </w:rPr>
          <w:t>.</w:t>
        </w:r>
      </w:ins>
    </w:p>
    <w:p w14:paraId="395C8CEF" w14:textId="6A61760C" w:rsidR="00375BB0" w:rsidRDefault="00375BB0">
      <w:pPr>
        <w:pStyle w:val="MDPI31text"/>
        <w:rPr>
          <w:ins w:id="35" w:author="dojin" w:date="2020-08-03T02:11:00Z"/>
          <w:spacing w:val="-2"/>
        </w:rPr>
      </w:pPr>
      <w:proofErr w:type="gramStart"/>
      <w:ins w:id="36" w:author="dojin" w:date="2020-08-03T01:39:00Z">
        <w:r>
          <w:rPr>
            <w:spacing w:val="-2"/>
          </w:rPr>
          <w:t>Firefly[</w:t>
        </w:r>
        <w:proofErr w:type="gramEnd"/>
        <w:r>
          <w:rPr>
            <w:spacing w:val="-2"/>
          </w:rPr>
          <w:t>27]</w:t>
        </w:r>
      </w:ins>
      <w:ins w:id="37" w:author="dojin" w:date="2020-08-03T01:42:00Z">
        <w:r>
          <w:rPr>
            <w:spacing w:val="-2"/>
          </w:rPr>
          <w:t xml:space="preserve"> </w:t>
        </w:r>
        <w:r w:rsidRPr="00375BB0">
          <w:rPr>
            <w:spacing w:val="-2"/>
          </w:rPr>
          <w:t>detect</w:t>
        </w:r>
        <w:r>
          <w:rPr>
            <w:spacing w:val="-2"/>
          </w:rPr>
          <w:t>s local news for</w:t>
        </w:r>
        <w:r>
          <w:rPr>
            <w:rFonts w:eastAsiaTheme="minorEastAsia" w:hint="eastAsia"/>
            <w:spacing w:val="-2"/>
            <w:lang w:eastAsia="ko-KR"/>
          </w:rPr>
          <w:t xml:space="preserve"> </w:t>
        </w:r>
        <w:r w:rsidRPr="00375BB0">
          <w:rPr>
            <w:spacing w:val="-2"/>
          </w:rPr>
          <w:t>a given geographical area</w:t>
        </w:r>
      </w:ins>
      <w:ins w:id="38" w:author="dojin" w:date="2020-08-03T01:43:00Z">
        <w:r>
          <w:rPr>
            <w:spacing w:val="-2"/>
          </w:rPr>
          <w:t xml:space="preserve">. In order to </w:t>
        </w:r>
      </w:ins>
      <w:ins w:id="39" w:author="dojin" w:date="2020-08-03T01:41:00Z">
        <w:r>
          <w:rPr>
            <w:spacing w:val="-2"/>
          </w:rPr>
          <w:t>overcome</w:t>
        </w:r>
        <w:r w:rsidRPr="00375BB0">
          <w:rPr>
            <w:spacing w:val="-2"/>
          </w:rPr>
          <w:t xml:space="preserve"> the</w:t>
        </w:r>
      </w:ins>
      <w:ins w:id="40" w:author="dojin" w:date="2020-08-03T01:43:00Z">
        <w:r>
          <w:rPr>
            <w:rFonts w:eastAsiaTheme="minorEastAsia" w:hint="eastAsia"/>
            <w:spacing w:val="-2"/>
            <w:lang w:eastAsia="ko-KR"/>
          </w:rPr>
          <w:t xml:space="preserve"> </w:t>
        </w:r>
      </w:ins>
      <w:ins w:id="41" w:author="dojin" w:date="2020-08-03T01:44:00Z">
        <w:r>
          <w:rPr>
            <w:rFonts w:eastAsiaTheme="minorEastAsia"/>
            <w:spacing w:val="-2"/>
            <w:lang w:eastAsia="ko-KR"/>
          </w:rPr>
          <w:t xml:space="preserve">geographical </w:t>
        </w:r>
      </w:ins>
      <w:ins w:id="42" w:author="dojin" w:date="2020-08-03T01:41:00Z">
        <w:r w:rsidR="00E81D55">
          <w:rPr>
            <w:spacing w:val="-2"/>
          </w:rPr>
          <w:t>data sparsity, it utilizes users</w:t>
        </w:r>
      </w:ins>
      <w:ins w:id="43" w:author="dojin" w:date="2020-08-03T01:46:00Z">
        <w:r w:rsidR="00E81D55">
          <w:rPr>
            <w:spacing w:val="-2"/>
          </w:rPr>
          <w:t xml:space="preserve">’ profile information </w:t>
        </w:r>
      </w:ins>
      <w:ins w:id="44" w:author="dojin" w:date="2020-08-03T01:47:00Z">
        <w:r w:rsidR="00E81D55">
          <w:rPr>
            <w:spacing w:val="-2"/>
          </w:rPr>
          <w:t xml:space="preserve">and </w:t>
        </w:r>
        <w:r w:rsidR="00E81D55">
          <w:t>a</w:t>
        </w:r>
      </w:ins>
      <w:ins w:id="45" w:author="dojin" w:date="2020-08-03T01:49:00Z">
        <w:r w:rsidR="00E81D55">
          <w:t xml:space="preserve">ssumes </w:t>
        </w:r>
      </w:ins>
      <w:ins w:id="46" w:author="dojin" w:date="2020-08-03T01:48:00Z">
        <w:r w:rsidR="00E81D55">
          <w:rPr>
            <w:spacing w:val="-2"/>
          </w:rPr>
          <w:t xml:space="preserve">the </w:t>
        </w:r>
      </w:ins>
      <w:ins w:id="47" w:author="dojin" w:date="2020-08-03T01:47:00Z">
        <w:r w:rsidR="00E81D55">
          <w:rPr>
            <w:spacing w:val="-2"/>
          </w:rPr>
          <w:t xml:space="preserve">location </w:t>
        </w:r>
      </w:ins>
      <w:ins w:id="48" w:author="dojin" w:date="2020-08-03T01:48:00Z">
        <w:r w:rsidR="00E81D55">
          <w:rPr>
            <w:spacing w:val="-2"/>
          </w:rPr>
          <w:t>of tweets</w:t>
        </w:r>
      </w:ins>
      <w:ins w:id="49" w:author="dojin" w:date="2020-08-03T01:47:00Z">
        <w:r w:rsidR="00E81D55">
          <w:rPr>
            <w:spacing w:val="-2"/>
          </w:rPr>
          <w:t xml:space="preserve"> </w:t>
        </w:r>
      </w:ins>
      <w:ins w:id="50" w:author="dojin" w:date="2020-08-03T01:48:00Z">
        <w:r w:rsidR="00E81D55">
          <w:rPr>
            <w:spacing w:val="-2"/>
          </w:rPr>
          <w:t xml:space="preserve">by examining </w:t>
        </w:r>
      </w:ins>
      <w:ins w:id="51" w:author="dojin" w:date="2020-08-03T01:50:00Z">
        <w:r w:rsidR="00E81D55">
          <w:rPr>
            <w:spacing w:val="-2"/>
          </w:rPr>
          <w:t xml:space="preserve">the </w:t>
        </w:r>
      </w:ins>
      <w:ins w:id="52" w:author="dojin" w:date="2020-08-03T01:48:00Z">
        <w:r w:rsidR="00E81D55">
          <w:rPr>
            <w:spacing w:val="-2"/>
          </w:rPr>
          <w:t xml:space="preserve">profile of social </w:t>
        </w:r>
      </w:ins>
      <w:ins w:id="53" w:author="dojin" w:date="2020-08-03T01:46:00Z">
        <w:r w:rsidR="00E81D55">
          <w:rPr>
            <w:spacing w:val="-2"/>
          </w:rPr>
          <w:t>friends.</w:t>
        </w:r>
      </w:ins>
      <w:ins w:id="54" w:author="dojin" w:date="2020-08-03T01:48:00Z">
        <w:r w:rsidR="00E81D55">
          <w:rPr>
            <w:spacing w:val="-2"/>
          </w:rPr>
          <w:t xml:space="preserve"> </w:t>
        </w:r>
      </w:ins>
      <w:ins w:id="55" w:author="dojin" w:date="2020-08-03T01:58:00Z">
        <w:r w:rsidR="006B4F31" w:rsidRPr="006B4F31">
          <w:rPr>
            <w:spacing w:val="-2"/>
          </w:rPr>
          <w:t>In Firefly, the local event detection is very naïve. For example, it defines a threshold, which is the ratio of the number of retweets, to capture local events in the clusters.</w:t>
        </w:r>
      </w:ins>
    </w:p>
    <w:p w14:paraId="0B1ADF03" w14:textId="1F8AC865" w:rsidR="007363E9" w:rsidRPr="00C90652" w:rsidDel="00F82FD3" w:rsidRDefault="00F92625">
      <w:pPr>
        <w:pStyle w:val="MDPI31text"/>
        <w:rPr>
          <w:del w:id="56" w:author="dojin" w:date="2020-08-03T02:54:00Z"/>
          <w:spacing w:val="-2"/>
        </w:rPr>
      </w:pPr>
      <w:ins w:id="57" w:author="dojin" w:date="2020-08-03T02:11:00Z">
        <w:r>
          <w:t xml:space="preserve">[28] </w:t>
        </w:r>
        <w:proofErr w:type="gramStart"/>
        <w:r>
          <w:t>proposed</w:t>
        </w:r>
        <w:proofErr w:type="gramEnd"/>
        <w:r>
          <w:t xml:space="preserve"> </w:t>
        </w:r>
        <w:r w:rsidR="006B4F31">
          <w:t xml:space="preserve">a multiscale </w:t>
        </w:r>
        <w:proofErr w:type="spellStart"/>
        <w:r w:rsidR="006B4F31">
          <w:t>spatio</w:t>
        </w:r>
        <w:proofErr w:type="spellEnd"/>
        <w:r w:rsidR="006B4F31">
          <w:t>-temporal real</w:t>
        </w:r>
      </w:ins>
      <w:ins w:id="58" w:author="dojin" w:date="2020-08-03T02:12:00Z">
        <w:r>
          <w:t>-</w:t>
        </w:r>
      </w:ins>
      <w:ins w:id="59" w:author="dojin" w:date="2020-08-03T02:11:00Z">
        <w:r w:rsidR="006B4F31">
          <w:t xml:space="preserve">time event detection approach </w:t>
        </w:r>
      </w:ins>
      <w:ins w:id="60" w:author="dojin" w:date="2020-08-03T02:12:00Z">
        <w:r>
          <w:t>by exploiting a quad-tree and Poi</w:t>
        </w:r>
      </w:ins>
      <w:ins w:id="61" w:author="dojin" w:date="2020-08-03T02:14:00Z">
        <w:r>
          <w:t>ss</w:t>
        </w:r>
      </w:ins>
      <w:ins w:id="62" w:author="dojin" w:date="2020-08-03T02:12:00Z">
        <w:r>
          <w:t xml:space="preserve">on </w:t>
        </w:r>
      </w:ins>
      <w:ins w:id="63" w:author="dojin" w:date="2020-08-03T02:14:00Z">
        <w:r>
          <w:t>variant to dynamically identify events across different spatial scales</w:t>
        </w:r>
      </w:ins>
      <w:ins w:id="64" w:author="dojin" w:date="2020-08-03T02:16:00Z">
        <w:r>
          <w:t>.</w:t>
        </w:r>
      </w:ins>
      <w:ins w:id="65" w:author="dojin" w:date="2020-08-03T02:22:00Z">
        <w:r w:rsidR="007363E9">
          <w:t xml:space="preserve"> </w:t>
        </w:r>
      </w:ins>
      <w:proofErr w:type="spellStart"/>
      <w:proofErr w:type="gramStart"/>
      <w:ins w:id="66" w:author="dojin" w:date="2020-08-03T02:53:00Z">
        <w:r w:rsidR="00F82FD3" w:rsidRPr="000C35AF">
          <w:rPr>
            <w:spacing w:val="-2"/>
          </w:rPr>
          <w:t>DeLLe</w:t>
        </w:r>
        <w:proofErr w:type="spellEnd"/>
        <w:r w:rsidR="00F82FD3">
          <w:rPr>
            <w:spacing w:val="-2"/>
          </w:rPr>
          <w:t>[</w:t>
        </w:r>
        <w:proofErr w:type="gramEnd"/>
        <w:r w:rsidR="00F82FD3">
          <w:rPr>
            <w:spacing w:val="-2"/>
          </w:rPr>
          <w:t>29]</w:t>
        </w:r>
        <w:r w:rsidR="00F82FD3" w:rsidRPr="000C35AF">
          <w:rPr>
            <w:spacing w:val="-2"/>
          </w:rPr>
          <w:t>, a methodol</w:t>
        </w:r>
        <w:r w:rsidR="00F82FD3">
          <w:rPr>
            <w:spacing w:val="-2"/>
          </w:rPr>
          <w:t>ogy for automatically Detecting</w:t>
        </w:r>
        <w:r w:rsidR="00F82FD3">
          <w:rPr>
            <w:rFonts w:eastAsiaTheme="minorEastAsia" w:hint="eastAsia"/>
            <w:spacing w:val="-2"/>
            <w:lang w:eastAsia="ko-KR"/>
          </w:rPr>
          <w:t xml:space="preserve"> </w:t>
        </w:r>
        <w:r w:rsidR="00F82FD3" w:rsidRPr="000C35AF">
          <w:rPr>
            <w:spacing w:val="-2"/>
          </w:rPr>
          <w:t>Latest Local Events from geotagged tweets</w:t>
        </w:r>
        <w:r w:rsidR="00F82FD3">
          <w:rPr>
            <w:spacing w:val="-2"/>
          </w:rPr>
          <w:t xml:space="preserve">, detects local events and summarizes them by using a machine learning algorithm such as LSTM. </w:t>
        </w:r>
        <w:r w:rsidR="00F82FD3" w:rsidRPr="00F82FD3">
          <w:rPr>
            <w:spacing w:val="-2"/>
          </w:rPr>
          <w:t xml:space="preserve">Similar to the </w:t>
        </w:r>
        <w:r w:rsidR="00F82FD3">
          <w:rPr>
            <w:spacing w:val="-2"/>
          </w:rPr>
          <w:t>[28]</w:t>
        </w:r>
        <w:r w:rsidR="00F82FD3" w:rsidRPr="00F82FD3">
          <w:rPr>
            <w:spacing w:val="-2"/>
          </w:rPr>
          <w:t>, the map is divided into grid cells for grouping events.</w:t>
        </w:r>
        <w:r w:rsidR="00F82FD3">
          <w:rPr>
            <w:spacing w:val="-2"/>
          </w:rPr>
          <w:t xml:space="preserve"> </w:t>
        </w:r>
      </w:ins>
      <w:ins w:id="67" w:author="dojin" w:date="2020-08-03T02:54:00Z">
        <w:r w:rsidR="00F82FD3">
          <w:t xml:space="preserve">They are </w:t>
        </w:r>
      </w:ins>
      <w:ins w:id="68" w:author="dojin" w:date="2020-08-03T02:22:00Z">
        <w:r w:rsidR="007363E9" w:rsidRPr="007363E9">
          <w:t xml:space="preserve">difficult to match actual location information </w:t>
        </w:r>
        <w:r w:rsidR="007363E9">
          <w:t xml:space="preserve">since </w:t>
        </w:r>
      </w:ins>
      <w:ins w:id="69" w:author="dojin" w:date="2020-08-03T02:54:00Z">
        <w:r w:rsidR="00F82FD3">
          <w:t>they</w:t>
        </w:r>
      </w:ins>
      <w:ins w:id="70" w:author="dojin" w:date="2020-08-03T02:22:00Z">
        <w:r w:rsidR="00F82FD3">
          <w:t xml:space="preserve"> utilize</w:t>
        </w:r>
        <w:r w:rsidR="007363E9" w:rsidRPr="007363E9">
          <w:t xml:space="preserve"> </w:t>
        </w:r>
        <w:r w:rsidR="007363E9">
          <w:t>a quad-tree</w:t>
        </w:r>
      </w:ins>
      <w:ins w:id="71" w:author="dojin" w:date="2020-08-03T02:54:00Z">
        <w:r w:rsidR="00F82FD3">
          <w:t xml:space="preserve"> and grid indexing</w:t>
        </w:r>
      </w:ins>
      <w:ins w:id="72" w:author="dojin" w:date="2020-08-03T02:22:00Z">
        <w:r w:rsidR="007363E9" w:rsidRPr="007363E9">
          <w:t>.</w:t>
        </w:r>
        <w:r w:rsidR="007363E9">
          <w:t xml:space="preserve"> Moreover,</w:t>
        </w:r>
      </w:ins>
      <w:ins w:id="73" w:author="dojin" w:date="2020-08-03T02:18:00Z">
        <w:r>
          <w:t xml:space="preserve"> </w:t>
        </w:r>
      </w:ins>
      <w:ins w:id="74" w:author="dojin" w:date="2020-08-03T02:54:00Z">
        <w:r w:rsidR="00F82FD3">
          <w:t xml:space="preserve">they </w:t>
        </w:r>
      </w:ins>
      <w:ins w:id="75" w:author="dojin" w:date="2020-08-03T02:16:00Z">
        <w:r>
          <w:t>o</w:t>
        </w:r>
      </w:ins>
      <w:ins w:id="76" w:author="dojin" w:date="2020-08-03T02:17:00Z">
        <w:r>
          <w:t xml:space="preserve">nly used geotagged social posts </w:t>
        </w:r>
      </w:ins>
      <w:ins w:id="77" w:author="dojin" w:date="2020-08-03T02:18:00Z">
        <w:r>
          <w:t xml:space="preserve">of SNS </w:t>
        </w:r>
      </w:ins>
      <w:ins w:id="78" w:author="dojin" w:date="2020-08-03T02:17:00Z">
        <w:r>
          <w:t xml:space="preserve">such as </w:t>
        </w:r>
      </w:ins>
      <w:ins w:id="79" w:author="dojin" w:date="2020-08-03T02:18:00Z">
        <w:r>
          <w:t>Twitter</w:t>
        </w:r>
      </w:ins>
      <w:ins w:id="80" w:author="dojin" w:date="2020-08-03T02:17:00Z">
        <w:r>
          <w:t xml:space="preserve"> and Flickr</w:t>
        </w:r>
      </w:ins>
      <w:ins w:id="81" w:author="dojin" w:date="2020-08-03T02:22:00Z">
        <w:r w:rsidR="007363E9">
          <w:t>.</w:t>
        </w:r>
      </w:ins>
    </w:p>
    <w:p w14:paraId="7239E464" w14:textId="77777777" w:rsidR="006D39AA" w:rsidRPr="007363E9" w:rsidRDefault="006D39AA" w:rsidP="00D565FB">
      <w:pPr>
        <w:pStyle w:val="MDPI31text"/>
        <w:rPr>
          <w:spacing w:val="-2"/>
        </w:rPr>
      </w:pPr>
    </w:p>
    <w:p w14:paraId="3BC3FD83" w14:textId="77777777" w:rsidR="00CB1912" w:rsidRPr="007363E9" w:rsidRDefault="00CB1912" w:rsidP="00D565FB">
      <w:pPr>
        <w:pStyle w:val="MDPI31text"/>
        <w:rPr>
          <w:spacing w:val="-2"/>
        </w:rPr>
      </w:pPr>
    </w:p>
    <w:p w14:paraId="59EB6240" w14:textId="77777777" w:rsidR="00706D40" w:rsidRPr="00F40332" w:rsidRDefault="00706D40" w:rsidP="00706D40">
      <w:pPr>
        <w:pStyle w:val="MDPI21heading1"/>
      </w:pPr>
      <w:r w:rsidRPr="00F40332">
        <w:t xml:space="preserve">3. </w:t>
      </w:r>
      <w:r w:rsidR="00D565FB">
        <w:t>The proposed local event detection scheme</w:t>
      </w:r>
    </w:p>
    <w:p w14:paraId="3625271D" w14:textId="77777777" w:rsidR="00706D40" w:rsidRDefault="00706D40" w:rsidP="00706D40">
      <w:pPr>
        <w:pStyle w:val="MDPI22heading2"/>
      </w:pPr>
      <w:r w:rsidRPr="00F40332">
        <w:t xml:space="preserve">3.1. </w:t>
      </w:r>
      <w:r w:rsidR="00D565FB">
        <w:t>System Architecture</w:t>
      </w:r>
    </w:p>
    <w:p w14:paraId="0559C9D7" w14:textId="15384F1B" w:rsidR="00C47100" w:rsidRDefault="00D565FB" w:rsidP="00D565FB">
      <w:pPr>
        <w:pStyle w:val="MDPI31text"/>
      </w:pPr>
      <w:r>
        <w:t>The existing local event detection schemes used text mining techniques and Geo-tags. However, as mentioned above, Geo-tag information appear</w:t>
      </w:r>
      <w:r w:rsidR="004A2FD8">
        <w:t>s</w:t>
      </w:r>
      <w:r>
        <w:t xml:space="preserve"> in tweets </w:t>
      </w:r>
      <w:r w:rsidR="004A2FD8">
        <w:t xml:space="preserve">very sparsely </w:t>
      </w:r>
      <w:r>
        <w:t>and</w:t>
      </w:r>
      <w:r w:rsidR="004A2FD8">
        <w:t xml:space="preserve"> thus</w:t>
      </w:r>
      <w:r>
        <w:t xml:space="preserve"> </w:t>
      </w:r>
      <w:r w:rsidR="004A2FD8">
        <w:t xml:space="preserve">it is </w:t>
      </w:r>
      <w:r>
        <w:t>hard to extract geographical information</w:t>
      </w:r>
      <w:r w:rsidR="004A2FD8">
        <w:t xml:space="preserve"> from tweets using text mining techniques</w:t>
      </w:r>
      <w:r>
        <w:t>. Therefore, it need</w:t>
      </w:r>
      <w:r w:rsidR="004A2FD8">
        <w:t>s</w:t>
      </w:r>
      <w:r>
        <w:t xml:space="preserve"> to complement additional geographical data. </w:t>
      </w:r>
      <w:r w:rsidR="008E4636">
        <w:t>In order to improve local event detection accuracy, w</w:t>
      </w:r>
      <w:r w:rsidR="00C47100">
        <w:t xml:space="preserve">e also </w:t>
      </w:r>
      <w:r w:rsidR="008E4636">
        <w:t>analyze relevant documents that are associated with previous postings.</w:t>
      </w:r>
    </w:p>
    <w:p w14:paraId="0621F00B" w14:textId="05559FDD" w:rsidR="00D565FB" w:rsidRDefault="00D565FB" w:rsidP="00D565FB">
      <w:pPr>
        <w:pStyle w:val="MDPI31text"/>
      </w:pPr>
      <w:r>
        <w:t xml:space="preserve">In this paper, we propose a local event detection scheme by analyzing relevant documents to solve </w:t>
      </w:r>
      <w:r w:rsidR="002F4E7D" w:rsidRPr="008E4636">
        <w:rPr>
          <w:rFonts w:hint="eastAsia"/>
        </w:rPr>
        <w:t>t</w:t>
      </w:r>
      <w:r w:rsidR="002F4E7D" w:rsidRPr="008E4636">
        <w:t xml:space="preserve">he </w:t>
      </w:r>
      <w:r>
        <w:t xml:space="preserve">problems of the existing schemes such as Geo-tag and text mining based schemes. We </w:t>
      </w:r>
      <w:r>
        <w:lastRenderedPageBreak/>
        <w:t xml:space="preserve">embed geographical information to </w:t>
      </w:r>
      <w:r w:rsidR="002F4E7D">
        <w:t xml:space="preserve">the </w:t>
      </w:r>
      <w:r>
        <w:t xml:space="preserve">detected events by using text mining techniques and the geographical dictionary if they </w:t>
      </w:r>
      <w:r w:rsidR="002F4E7D">
        <w:t xml:space="preserve">do </w:t>
      </w:r>
      <w:r>
        <w:t xml:space="preserve">not have Geo-tags. In order to complement sparse geographical data, we exploit relevant documents </w:t>
      </w:r>
      <w:r w:rsidR="004344F9">
        <w:t>that</w:t>
      </w:r>
      <w:r>
        <w:t xml:space="preserve"> have Geo-tags or geographical words. A relevant document means </w:t>
      </w:r>
      <w:r w:rsidR="00ED60D2">
        <w:t xml:space="preserve">a </w:t>
      </w:r>
      <w:r>
        <w:t xml:space="preserve">comment </w:t>
      </w:r>
      <w:r w:rsidR="00ED60D2">
        <w:t xml:space="preserve">or a </w:t>
      </w:r>
      <w:r>
        <w:t xml:space="preserve">thread in SNSs. In Twitter, the message known as ‘tweet’ </w:t>
      </w:r>
      <w:r w:rsidR="00ED60D2">
        <w:t>is</w:t>
      </w:r>
      <w:r>
        <w:t xml:space="preserve"> originally restricted to 140 characters. Sometimes</w:t>
      </w:r>
      <w:r w:rsidR="00DC63B6">
        <w:t>,</w:t>
      </w:r>
      <w:r>
        <w:t xml:space="preserve"> users need more than one tweet to express opinions or thinking more and more. In order to overcome the restriction of the tweet, Twitter provides a function</w:t>
      </w:r>
      <w:r w:rsidR="00267C70">
        <w:t>,</w:t>
      </w:r>
      <w:r>
        <w:t xml:space="preserve"> called a thread that is a series of connected tweets from one person. It can be updated and extended consistently. Relevant documents can provide geographical information that </w:t>
      </w:r>
      <w:r w:rsidR="00267C70">
        <w:t xml:space="preserve">does not appear in the </w:t>
      </w:r>
      <w:r>
        <w:t>previous postings.</w:t>
      </w:r>
    </w:p>
    <w:p w14:paraId="4187933C" w14:textId="23C4B852" w:rsidR="002A1235" w:rsidRPr="002A1235" w:rsidRDefault="00D565FB">
      <w:pPr>
        <w:pStyle w:val="MDPI31text"/>
        <w:rPr>
          <w:ins w:id="82" w:author="dojin" w:date="2020-08-03T03:26:00Z"/>
        </w:rPr>
      </w:pPr>
      <w:r>
        <w:t xml:space="preserve">Fig. 1 shows an overall architecture of the proposed local event detection scheme. The proposed scheme consists of </w:t>
      </w:r>
      <w:r w:rsidR="00FA23F2">
        <w:t xml:space="preserve">four modules such as </w:t>
      </w:r>
      <w:r>
        <w:t xml:space="preserve">data collection, graph modeling, relevant analysis, and local event detection. The data collection module collects and stores SNS data. It removes stop-words and extracts nouns from the collected data. </w:t>
      </w:r>
      <w:ins w:id="83" w:author="dojin" w:date="2020-08-04T02:14:00Z">
        <w:r w:rsidR="00207667">
          <w:t>After the data collection, w</w:t>
        </w:r>
      </w:ins>
      <w:ins w:id="84" w:author="dojin" w:date="2020-08-03T03:34:00Z">
        <w:r w:rsidR="002A1235">
          <w:t xml:space="preserve">e perform the local event detection algorithm </w:t>
        </w:r>
      </w:ins>
      <w:ins w:id="85" w:author="dojin" w:date="2020-08-04T02:14:00Z">
        <w:r w:rsidR="00207667">
          <w:t xml:space="preserve">in sequence </w:t>
        </w:r>
      </w:ins>
      <w:ins w:id="86" w:author="dojin" w:date="2020-08-03T03:34:00Z">
        <w:r w:rsidR="002A1235">
          <w:t xml:space="preserve">through </w:t>
        </w:r>
      </w:ins>
      <w:ins w:id="87" w:author="dojin" w:date="2020-08-04T02:15:00Z">
        <w:r w:rsidR="00207667">
          <w:t>three</w:t>
        </w:r>
      </w:ins>
      <w:ins w:id="88" w:author="dojin" w:date="2020-08-03T03:34:00Z">
        <w:r w:rsidR="002A1235">
          <w:t xml:space="preserve"> phases</w:t>
        </w:r>
      </w:ins>
      <w:ins w:id="89" w:author="dojin" w:date="2020-08-04T02:15:00Z">
        <w:r w:rsidR="00207667">
          <w:t xml:space="preserve"> such as graph modeling, relevant analysis, and local event detection</w:t>
        </w:r>
      </w:ins>
      <w:ins w:id="90" w:author="dojin" w:date="2020-08-03T03:34:00Z">
        <w:r w:rsidR="002A1235">
          <w:t xml:space="preserve">. </w:t>
        </w:r>
      </w:ins>
      <w:del w:id="91" w:author="dojin" w:date="2020-08-03T03:34:00Z">
        <w:r w:rsidR="00E21CDD" w:rsidDel="002A1235">
          <w:delText>After that</w:delText>
        </w:r>
      </w:del>
      <w:ins w:id="92" w:author="dojin" w:date="2020-08-04T02:15:00Z">
        <w:r w:rsidR="00207667">
          <w:t>The f</w:t>
        </w:r>
      </w:ins>
      <w:ins w:id="93" w:author="dojin" w:date="2020-08-03T03:34:00Z">
        <w:r w:rsidR="002A1235">
          <w:t>irst phase</w:t>
        </w:r>
      </w:ins>
      <w:r w:rsidR="00E21CDD">
        <w:t xml:space="preserve">, the </w:t>
      </w:r>
      <w:r>
        <w:t xml:space="preserve">graph modeling module constructs keyword graphs through the pre-processed data and the pre-constructed </w:t>
      </w:r>
      <w:r w:rsidR="00FA23F2">
        <w:t>g</w:t>
      </w:r>
      <w:r>
        <w:t xml:space="preserve">eographical dictionary in the data collection module. The vertex in the keyword graph represents </w:t>
      </w:r>
      <w:r w:rsidR="00BD0B22">
        <w:t xml:space="preserve">an </w:t>
      </w:r>
      <w:r>
        <w:t>extracted keyword and the edge in the keyword graph represents co-occurrence information. We use Geo-tags as much as possible. If users do not provide Geo-tags, we extract regional keywords through text mining algorithms and the geographical dictionary. After that, the graph modeling module assigns keyword type (</w:t>
      </w:r>
      <w:r w:rsidR="0092073F">
        <w:t>k</w:t>
      </w:r>
      <w:r>
        <w:t xml:space="preserve">eyword, </w:t>
      </w:r>
      <w:r w:rsidR="0092073F">
        <w:t>r</w:t>
      </w:r>
      <w:r>
        <w:t>egional keyword) to each vertex of the keyword graph. The graph modeling module allocates weights to vertices and edges to calculate vertex scores</w:t>
      </w:r>
      <w:r w:rsidR="00E21CDD">
        <w:t xml:space="preserve"> </w:t>
      </w:r>
      <w:r w:rsidR="00E21CDD" w:rsidRPr="002A5949">
        <w:rPr>
          <w:highlight w:val="yellow"/>
        </w:rPr>
        <w:t xml:space="preserve">by using constructed keyword graphs. Finally, </w:t>
      </w:r>
      <w:ins w:id="94" w:author="dojin" w:date="2020-08-04T02:16:00Z">
        <w:r w:rsidR="00207667">
          <w:rPr>
            <w:highlight w:val="yellow"/>
          </w:rPr>
          <w:t xml:space="preserve">the </w:t>
        </w:r>
      </w:ins>
      <w:r w:rsidR="00E21CDD" w:rsidRPr="002A5949">
        <w:rPr>
          <w:highlight w:val="yellow"/>
        </w:rPr>
        <w:t>key node selection is performed by utilizing calculated</w:t>
      </w:r>
      <w:r w:rsidR="00E21CDD">
        <w:t xml:space="preserve"> vertex scores. </w:t>
      </w:r>
      <w:ins w:id="95" w:author="dojin" w:date="2020-08-04T02:16:00Z">
        <w:r w:rsidR="00207667">
          <w:t>The s</w:t>
        </w:r>
      </w:ins>
      <w:ins w:id="96" w:author="dojin" w:date="2020-08-03T03:33:00Z">
        <w:r w:rsidR="002A1235">
          <w:t xml:space="preserve">econd phase, </w:t>
        </w:r>
      </w:ins>
      <w:del w:id="97" w:author="dojin" w:date="2020-08-03T03:33:00Z">
        <w:r w:rsidDel="002A1235">
          <w:delText xml:space="preserve">The </w:delText>
        </w:r>
      </w:del>
      <w:ins w:id="98" w:author="dojin" w:date="2020-08-03T03:33:00Z">
        <w:r w:rsidR="002A1235">
          <w:t xml:space="preserve">the </w:t>
        </w:r>
      </w:ins>
      <w:r>
        <w:t xml:space="preserve">relevant analysis module updates the keyword graph by analyzing </w:t>
      </w:r>
      <w:del w:id="99" w:author="dojin" w:date="2020-08-04T02:16:00Z">
        <w:r w:rsidDel="00207667">
          <w:delText xml:space="preserve">related </w:delText>
        </w:r>
      </w:del>
      <w:ins w:id="100" w:author="dojin" w:date="2020-08-04T02:16:00Z">
        <w:r w:rsidR="00207667">
          <w:t>relevant</w:t>
        </w:r>
        <w:r w:rsidR="00207667">
          <w:t xml:space="preserve"> </w:t>
        </w:r>
      </w:ins>
      <w:r>
        <w:t xml:space="preserve">documents such as comments and threads that </w:t>
      </w:r>
      <w:r w:rsidR="004E4A37">
        <w:t>occur</w:t>
      </w:r>
      <w:r>
        <w:t xml:space="preserve"> within a particular time window</w:t>
      </w:r>
      <w:r w:rsidR="00E21CDD">
        <w:t xml:space="preserve"> </w:t>
      </w:r>
      <w:r w:rsidR="00E21CDD" w:rsidRPr="002A5949">
        <w:rPr>
          <w:highlight w:val="yellow"/>
        </w:rPr>
        <w:t>that we set 1 hour</w:t>
      </w:r>
      <w:r w:rsidRPr="002A5949">
        <w:rPr>
          <w:highlight w:val="yellow"/>
        </w:rPr>
        <w:t xml:space="preserve">. </w:t>
      </w:r>
      <w:r w:rsidR="00E21CDD" w:rsidRPr="002A5949">
        <w:rPr>
          <w:highlight w:val="yellow"/>
        </w:rPr>
        <w:t xml:space="preserve">The </w:t>
      </w:r>
      <w:del w:id="101" w:author="dojin" w:date="2020-08-04T02:16:00Z">
        <w:r w:rsidR="00E21CDD" w:rsidRPr="002A5949" w:rsidDel="00207667">
          <w:rPr>
            <w:highlight w:val="yellow"/>
          </w:rPr>
          <w:delText xml:space="preserve">related </w:delText>
        </w:r>
      </w:del>
      <w:ins w:id="102" w:author="dojin" w:date="2020-08-04T02:16:00Z">
        <w:r w:rsidR="00207667">
          <w:rPr>
            <w:highlight w:val="yellow"/>
          </w:rPr>
          <w:t>relevant</w:t>
        </w:r>
        <w:r w:rsidR="00207667" w:rsidRPr="002A5949">
          <w:rPr>
            <w:highlight w:val="yellow"/>
          </w:rPr>
          <w:t xml:space="preserve"> </w:t>
        </w:r>
      </w:ins>
      <w:r w:rsidR="00E21CDD" w:rsidRPr="002A5949">
        <w:rPr>
          <w:highlight w:val="yellow"/>
        </w:rPr>
        <w:t xml:space="preserve">documents are continuously collected from the data collection module. The data collection module also removes stop words from </w:t>
      </w:r>
      <w:ins w:id="103" w:author="dojin" w:date="2020-08-04T02:16:00Z">
        <w:r w:rsidR="00207667">
          <w:rPr>
            <w:highlight w:val="yellow"/>
          </w:rPr>
          <w:t xml:space="preserve">the </w:t>
        </w:r>
      </w:ins>
      <w:r w:rsidR="00E21CDD" w:rsidRPr="002A5949">
        <w:rPr>
          <w:highlight w:val="yellow"/>
        </w:rPr>
        <w:t>collected re</w:t>
      </w:r>
      <w:ins w:id="104" w:author="dojin" w:date="2020-08-04T02:16:00Z">
        <w:r w:rsidR="00207667">
          <w:rPr>
            <w:highlight w:val="yellow"/>
          </w:rPr>
          <w:t>levant</w:t>
        </w:r>
      </w:ins>
      <w:del w:id="105" w:author="dojin" w:date="2020-08-04T02:16:00Z">
        <w:r w:rsidR="00E21CDD" w:rsidRPr="002A5949" w:rsidDel="00207667">
          <w:rPr>
            <w:highlight w:val="yellow"/>
          </w:rPr>
          <w:delText>lated</w:delText>
        </w:r>
      </w:del>
      <w:r w:rsidR="00E21CDD" w:rsidRPr="002A5949">
        <w:rPr>
          <w:highlight w:val="yellow"/>
        </w:rPr>
        <w:t xml:space="preserve"> documents. The relevant analysis module extracts geographical information</w:t>
      </w:r>
      <w:ins w:id="106" w:author="dojin" w:date="2020-08-04T02:17:00Z">
        <w:r w:rsidR="00207667">
          <w:rPr>
            <w:highlight w:val="yellow"/>
          </w:rPr>
          <w:t xml:space="preserve"> from</w:t>
        </w:r>
      </w:ins>
      <w:r w:rsidR="00E21CDD" w:rsidRPr="002A5949">
        <w:rPr>
          <w:highlight w:val="yellow"/>
        </w:rPr>
        <w:t xml:space="preserve"> </w:t>
      </w:r>
      <w:r w:rsidR="00B41E9B" w:rsidRPr="002A5949">
        <w:rPr>
          <w:highlight w:val="yellow"/>
        </w:rPr>
        <w:t>pre-processed relevant documents</w:t>
      </w:r>
      <w:r w:rsidR="00E21CDD" w:rsidRPr="002A5949">
        <w:rPr>
          <w:highlight w:val="yellow"/>
        </w:rPr>
        <w:t>.</w:t>
      </w:r>
      <w:r w:rsidR="00B41E9B" w:rsidRPr="002A5949">
        <w:rPr>
          <w:highlight w:val="yellow"/>
        </w:rPr>
        <w:t xml:space="preserve"> And then, it changes the keyword graph constructed from the graph modeling module by using extracted geographical information.</w:t>
      </w:r>
      <w:r w:rsidR="00B41E9B">
        <w:t xml:space="preserve"> </w:t>
      </w:r>
      <w:ins w:id="107" w:author="dojin" w:date="2020-08-04T02:17:00Z">
        <w:r w:rsidR="00207667">
          <w:t>The t</w:t>
        </w:r>
      </w:ins>
      <w:ins w:id="108" w:author="dojin" w:date="2020-08-03T03:33:00Z">
        <w:r w:rsidR="002A1235">
          <w:t>hird phase</w:t>
        </w:r>
      </w:ins>
      <w:del w:id="109" w:author="dojin" w:date="2020-08-03T03:33:00Z">
        <w:r w:rsidDel="002A1235">
          <w:delText>Lastly</w:delText>
        </w:r>
      </w:del>
      <w:r>
        <w:t>, the local event detection module detects local events through the clustering algorithm and the measurement of network modularity</w:t>
      </w:r>
      <w:r w:rsidR="00B41E9B">
        <w:t xml:space="preserve"> </w:t>
      </w:r>
      <w:r w:rsidR="00B41E9B" w:rsidRPr="002A5949">
        <w:rPr>
          <w:highlight w:val="yellow"/>
        </w:rPr>
        <w:t>on an hourly basis</w:t>
      </w:r>
      <w:r w:rsidRPr="002A5949">
        <w:rPr>
          <w:highlight w:val="yellow"/>
        </w:rPr>
        <w:t>.</w:t>
      </w:r>
      <w:r w:rsidR="006D5858" w:rsidRPr="002A5949">
        <w:rPr>
          <w:highlight w:val="yellow"/>
        </w:rPr>
        <w:t xml:space="preserve"> The proposed scheme is targeted only at 'Korean' documents. However, it is an idea that can be applied to any language by properly tuning geographical dictionary and lexical analyzer to suit each language. Buzzword is a relatively common word compared to other words, so it is excluded because it causes noise in event detection. </w:t>
      </w:r>
      <w:r w:rsidR="00B41E9B" w:rsidRPr="002A5949">
        <w:rPr>
          <w:highlight w:val="yellow"/>
        </w:rPr>
        <w:t xml:space="preserve"> </w:t>
      </w:r>
      <w:r w:rsidR="006D5858" w:rsidRPr="002A5949">
        <w:rPr>
          <w:highlight w:val="yellow"/>
        </w:rPr>
        <w:t>In addition, both emoticons and Hashtag can be analyzed, but only content of tweet was analyzed in the current paper.</w:t>
      </w:r>
    </w:p>
    <w:p w14:paraId="192BC207" w14:textId="25A21AE8" w:rsidR="002A1235" w:rsidRDefault="002A1235" w:rsidP="00D565FB">
      <w:pPr>
        <w:pStyle w:val="MDPI31text"/>
      </w:pPr>
      <w:ins w:id="110" w:author="dojin" w:date="2020-08-03T03:27:00Z">
        <w:r w:rsidRPr="002A1235">
          <w:rPr>
            <w:noProof/>
            <w:lang w:eastAsia="ko-KR" w:bidi="ar-SA"/>
          </w:rPr>
          <w:lastRenderedPageBreak/>
          <w:drawing>
            <wp:inline distT="0" distB="0" distL="0" distR="0" wp14:anchorId="3E22846B" wp14:editId="3FB7F5DA">
              <wp:extent cx="5239385" cy="2915393"/>
              <wp:effectExtent l="0" t="0" r="0" b="0"/>
              <wp:docPr id="60" name="그림 60" descr="D:\충북대학교\2020년도\3.논문\수빈논문\수정본\2차수정\그림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충북대학교\2020년도\3.논문\수빈논문\수정본\2차수정\그림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7189" cy="2941993"/>
                      </a:xfrm>
                      <a:prstGeom prst="rect">
                        <a:avLst/>
                      </a:prstGeom>
                      <a:noFill/>
                      <a:ln>
                        <a:noFill/>
                      </a:ln>
                    </pic:spPr>
                  </pic:pic>
                </a:graphicData>
              </a:graphic>
            </wp:inline>
          </w:drawing>
        </w:r>
      </w:ins>
    </w:p>
    <w:p w14:paraId="74E53E4B" w14:textId="721FC37F" w:rsidR="006D5858" w:rsidDel="002A1235" w:rsidRDefault="006D5858" w:rsidP="00D565FB">
      <w:pPr>
        <w:pStyle w:val="MDPI31text"/>
        <w:rPr>
          <w:del w:id="111" w:author="dojin" w:date="2020-08-03T03:27:00Z"/>
        </w:rPr>
      </w:pPr>
    </w:p>
    <w:p w14:paraId="7A52FF7E" w14:textId="0186F760" w:rsidR="002A1235" w:rsidDel="002A1235" w:rsidRDefault="00CD3877" w:rsidP="00FA23F2">
      <w:pPr>
        <w:pStyle w:val="MDPI31text"/>
        <w:ind w:firstLine="0"/>
        <w:jc w:val="center"/>
        <w:rPr>
          <w:del w:id="112" w:author="dojin" w:date="2020-08-03T03:27:00Z"/>
          <w:rFonts w:ascii="함초롬바탕" w:eastAsia="굴림" w:hAnsi="굴림" w:cs="굴림"/>
          <w:noProof/>
          <w:snapToGrid/>
          <w:szCs w:val="20"/>
          <w:lang w:eastAsia="ko-KR" w:bidi="ar-SA"/>
        </w:rPr>
      </w:pPr>
      <w:del w:id="113" w:author="dojin" w:date="2020-08-03T03:27:00Z">
        <w:r w:rsidRPr="00CD3877" w:rsidDel="002A1235">
          <w:rPr>
            <w:rFonts w:ascii="함초롬바탕" w:eastAsia="굴림" w:hAnsi="굴림" w:cs="굴림"/>
            <w:noProof/>
            <w:lang w:eastAsia="ko-KR"/>
          </w:rPr>
          <w:drawing>
            <wp:inline distT="0" distB="0" distL="0" distR="0" wp14:anchorId="47C4A2CE" wp14:editId="727BF78A">
              <wp:extent cx="3651990" cy="2770919"/>
              <wp:effectExtent l="0" t="0" r="5715" b="0"/>
              <wp:docPr id="36" name="그림 36" descr="D:\충북대학교\2020년도\3.논문\수빈논문\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충북대학교\2020년도\3.논문\수빈논문\fig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5195" cy="2780938"/>
                      </a:xfrm>
                      <a:prstGeom prst="rect">
                        <a:avLst/>
                      </a:prstGeom>
                      <a:noFill/>
                      <a:ln>
                        <a:noFill/>
                      </a:ln>
                    </pic:spPr>
                  </pic:pic>
                </a:graphicData>
              </a:graphic>
            </wp:inline>
          </w:drawing>
        </w:r>
      </w:del>
    </w:p>
    <w:p w14:paraId="57D3DC4E" w14:textId="77777777" w:rsidR="00D565FB" w:rsidRDefault="00D565FB">
      <w:pPr>
        <w:pStyle w:val="MDPI31text"/>
        <w:ind w:firstLine="0"/>
        <w:jc w:val="center"/>
        <w:pPrChange w:id="114" w:author="dojin" w:date="2020-08-03T03:27:00Z">
          <w:pPr>
            <w:pStyle w:val="MDPI51figurecaption"/>
          </w:pPr>
        </w:pPrChange>
      </w:pPr>
      <w:r w:rsidRPr="00F40332">
        <w:rPr>
          <w:b/>
        </w:rPr>
        <w:t>Figure 1.</w:t>
      </w:r>
      <w:r w:rsidRPr="00F40332">
        <w:t xml:space="preserve"> </w:t>
      </w:r>
      <w:r w:rsidRPr="00D565FB">
        <w:t>Overall architecture of the proposed local event detection scheme</w:t>
      </w:r>
      <w:r>
        <w:t>.</w:t>
      </w:r>
    </w:p>
    <w:p w14:paraId="75B78742" w14:textId="3233C1E1" w:rsidR="00706D40" w:rsidRPr="00F40332" w:rsidRDefault="00706D40" w:rsidP="00D565FB">
      <w:pPr>
        <w:pStyle w:val="MDPI22heading2"/>
      </w:pPr>
      <w:r w:rsidRPr="00F40332">
        <w:t>3.</w:t>
      </w:r>
      <w:r w:rsidR="00D565FB">
        <w:t>2</w:t>
      </w:r>
      <w:r w:rsidRPr="00F40332">
        <w:t xml:space="preserve">. </w:t>
      </w:r>
      <w:r w:rsidR="00D565FB">
        <w:t>Data Collection</w:t>
      </w:r>
    </w:p>
    <w:p w14:paraId="1CCCDC00" w14:textId="3C770245" w:rsidR="00D565FB" w:rsidRDefault="00D565FB" w:rsidP="00D565FB">
      <w:pPr>
        <w:pStyle w:val="MDPI31text"/>
      </w:pPr>
      <w:r>
        <w:t>In order to detect local events in SNS</w:t>
      </w:r>
      <w:r w:rsidR="00E112BF">
        <w:t>s</w:t>
      </w:r>
      <w:r>
        <w:t xml:space="preserve">, we should collect SNS data generated by users in real-time. The data preprocessing is also required to accurately detect local events since </w:t>
      </w:r>
      <w:r w:rsidR="00E112BF">
        <w:t xml:space="preserve">the </w:t>
      </w:r>
      <w:r>
        <w:t xml:space="preserve">collected data </w:t>
      </w:r>
      <w:r w:rsidR="00E112BF">
        <w:t xml:space="preserve">can </w:t>
      </w:r>
      <w:r>
        <w:t>contain unnecessary and redundant information such as stop-words, buzzwords, special characters, abbreviation</w:t>
      </w:r>
      <w:r w:rsidR="0092073F">
        <w:t>s</w:t>
      </w:r>
      <w:r>
        <w:t xml:space="preserve">, and </w:t>
      </w:r>
      <w:r w:rsidR="0092073F">
        <w:t>emoticons</w:t>
      </w:r>
      <w:r>
        <w:t>. The data collection not only collects SNS data but also removes redundant</w:t>
      </w:r>
      <w:r w:rsidR="00E112BF">
        <w:t xml:space="preserve"> and unnecessary</w:t>
      </w:r>
      <w:r>
        <w:t xml:space="preserve"> data to extract meaningful </w:t>
      </w:r>
      <w:r w:rsidR="00FA23F2">
        <w:t>key</w:t>
      </w:r>
      <w:r>
        <w:t>words.</w:t>
      </w:r>
    </w:p>
    <w:p w14:paraId="7A20AA90" w14:textId="638E8030" w:rsidR="00D565FB" w:rsidRPr="002413D1" w:rsidRDefault="00D565FB" w:rsidP="002413D1">
      <w:pPr>
        <w:pStyle w:val="MDPI33textspaceafter"/>
      </w:pPr>
      <w:r w:rsidRPr="002413D1">
        <w:t xml:space="preserve">Figure 2 shows the processing procedure of the data collection. It collects SNS data such as </w:t>
      </w:r>
      <w:proofErr w:type="gramStart"/>
      <w:r w:rsidRPr="002413D1">
        <w:t>posts(</w:t>
      </w:r>
      <w:proofErr w:type="gramEnd"/>
      <w:r w:rsidRPr="002413D1">
        <w:t xml:space="preserve">tweets), comments, re-tweets, and threads in a particular time window. We extract regional information from </w:t>
      </w:r>
      <w:r w:rsidR="005D2CE2">
        <w:t xml:space="preserve">the </w:t>
      </w:r>
      <w:r w:rsidRPr="002413D1">
        <w:t xml:space="preserve">collected data through a geographical dictionary by using Geo-tag information. We assume that the geographical dictionary is pre-constructed. The geographical dictionary is defined according to the administrative district such as village, town, district, county, city, province, metropolitan city, special city, and state. The administrative district has hierarchical features. After that, it </w:t>
      </w:r>
      <w:r w:rsidR="005D2CE2">
        <w:t xml:space="preserve">gets </w:t>
      </w:r>
      <w:r w:rsidRPr="002413D1">
        <w:t>rid</w:t>
      </w:r>
      <w:r w:rsidR="005D2CE2">
        <w:t xml:space="preserve"> of </w:t>
      </w:r>
      <w:r w:rsidRPr="002413D1">
        <w:t xml:space="preserve">redundant data from </w:t>
      </w:r>
      <w:r w:rsidR="004C5A2F">
        <w:t xml:space="preserve">the </w:t>
      </w:r>
      <w:r w:rsidRPr="002413D1">
        <w:t xml:space="preserve">collected data through the lexical analyzer and the stop-word dictionary. The lexical analyzer splits a sentence into words, and then it removes words that are considered stop-words such as a verb, an adjective, an adverb, a preposition, and etc. We only </w:t>
      </w:r>
      <w:r w:rsidRPr="002413D1">
        <w:lastRenderedPageBreak/>
        <w:t xml:space="preserve">utilize nouns for the event detection. Lastly, the data collection sends extracted nouns and Geo-tagged data to the </w:t>
      </w:r>
      <w:r w:rsidR="004C5A2F">
        <w:t xml:space="preserve">module </w:t>
      </w:r>
      <w:r w:rsidRPr="002413D1">
        <w:t>graph modeling for modeling and clustering to extract local events.</w:t>
      </w:r>
    </w:p>
    <w:p w14:paraId="523C49DA" w14:textId="77777777" w:rsidR="00CD3877" w:rsidRDefault="00CD3877" w:rsidP="008F7835">
      <w:pPr>
        <w:pStyle w:val="MDPI31text"/>
        <w:ind w:firstLine="0"/>
        <w:jc w:val="center"/>
        <w:rPr>
          <w:rFonts w:ascii="Times New Roman" w:eastAsia="한양신명조" w:hAnsi="Times New Roman"/>
          <w:noProof/>
          <w:snapToGrid/>
          <w:szCs w:val="20"/>
          <w:lang w:eastAsia="ko-KR" w:bidi="ar-SA"/>
        </w:rPr>
      </w:pPr>
      <w:r w:rsidRPr="00CD3877">
        <w:rPr>
          <w:rFonts w:ascii="Times New Roman" w:eastAsia="한양신명조" w:hAnsi="Times New Roman"/>
          <w:noProof/>
          <w:snapToGrid/>
          <w:szCs w:val="20"/>
          <w:lang w:eastAsia="ko-KR" w:bidi="ar-SA"/>
        </w:rPr>
        <w:drawing>
          <wp:inline distT="0" distB="0" distL="0" distR="0" wp14:anchorId="5C892F2C" wp14:editId="15E38247">
            <wp:extent cx="4717065" cy="1748333"/>
            <wp:effectExtent l="0" t="0" r="0" b="4445"/>
            <wp:docPr id="37" name="그림 37" descr="D:\충북대학교\2020년도\3.논문\수빈논문\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충북대학교\2020년도\3.논문\수빈논문\fig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57963" cy="1763492"/>
                    </a:xfrm>
                    <a:prstGeom prst="rect">
                      <a:avLst/>
                    </a:prstGeom>
                    <a:noFill/>
                    <a:ln>
                      <a:noFill/>
                    </a:ln>
                  </pic:spPr>
                </pic:pic>
              </a:graphicData>
            </a:graphic>
          </wp:inline>
        </w:drawing>
      </w:r>
    </w:p>
    <w:p w14:paraId="6DEA0DA1" w14:textId="77777777" w:rsidR="00D565FB" w:rsidRPr="00D565FB" w:rsidRDefault="00D565FB" w:rsidP="00D565FB">
      <w:pPr>
        <w:pStyle w:val="MDPI51figurecaption"/>
      </w:pPr>
      <w:r w:rsidRPr="00F40332">
        <w:rPr>
          <w:b/>
        </w:rPr>
        <w:t xml:space="preserve">Figure </w:t>
      </w:r>
      <w:r>
        <w:rPr>
          <w:b/>
        </w:rPr>
        <w:t>2</w:t>
      </w:r>
      <w:r w:rsidRPr="00F40332">
        <w:rPr>
          <w:b/>
        </w:rPr>
        <w:t>.</w:t>
      </w:r>
      <w:r w:rsidRPr="00F40332">
        <w:t xml:space="preserve"> </w:t>
      </w:r>
      <w:r w:rsidRPr="00D565FB">
        <w:t>Processing procedure of the data collection</w:t>
      </w:r>
      <w:r>
        <w:t>.</w:t>
      </w:r>
    </w:p>
    <w:p w14:paraId="4719C6BC" w14:textId="77777777" w:rsidR="00D565FB" w:rsidRPr="00F40332" w:rsidRDefault="00D565FB" w:rsidP="00D565FB">
      <w:pPr>
        <w:pStyle w:val="MDPI22heading2"/>
      </w:pPr>
      <w:r w:rsidRPr="00F40332">
        <w:t>3.</w:t>
      </w:r>
      <w:r>
        <w:t>3</w:t>
      </w:r>
      <w:r w:rsidRPr="00F40332">
        <w:t xml:space="preserve">. </w:t>
      </w:r>
      <w:r>
        <w:t xml:space="preserve">Graph Modeling </w:t>
      </w:r>
    </w:p>
    <w:p w14:paraId="42E9EDD8" w14:textId="53F2E029" w:rsidR="00D565FB" w:rsidRDefault="00B55086" w:rsidP="002F01C5">
      <w:pPr>
        <w:pStyle w:val="MDPI33textspaceafter"/>
        <w:rPr>
          <w:rFonts w:eastAsia="한양신명조"/>
          <w:lang w:eastAsia="ko-KR"/>
        </w:rPr>
      </w:pPr>
      <w:r>
        <w:rPr>
          <w:rFonts w:eastAsia="한양신명조"/>
          <w:lang w:eastAsia="ko-KR"/>
        </w:rPr>
        <w:t>We</w:t>
      </w:r>
      <w:r w:rsidR="00D565FB" w:rsidRPr="00F923EC">
        <w:rPr>
          <w:rFonts w:eastAsia="한양신명조"/>
          <w:lang w:eastAsia="ko-KR"/>
        </w:rPr>
        <w:t xml:space="preserve"> gather keyword</w:t>
      </w:r>
      <w:r w:rsidR="008F7835">
        <w:rPr>
          <w:rFonts w:eastAsia="한양신명조"/>
          <w:lang w:eastAsia="ko-KR"/>
        </w:rPr>
        <w:t xml:space="preserve"> </w:t>
      </w:r>
      <w:r w:rsidR="00D565FB" w:rsidRPr="00F923EC">
        <w:rPr>
          <w:rFonts w:eastAsia="한양신명조"/>
          <w:lang w:eastAsia="ko-KR"/>
        </w:rPr>
        <w:t>sets</w:t>
      </w:r>
      <w:r>
        <w:rPr>
          <w:rFonts w:eastAsia="한양신명조"/>
          <w:lang w:eastAsia="ko-KR"/>
        </w:rPr>
        <w:t xml:space="preserve"> through the data collection</w:t>
      </w:r>
      <w:r w:rsidR="00D565FB" w:rsidRPr="00F923EC">
        <w:rPr>
          <w:rFonts w:eastAsia="한양신명조"/>
          <w:lang w:eastAsia="ko-KR"/>
        </w:rPr>
        <w:t xml:space="preserve">. However, the keyword sets may contain </w:t>
      </w:r>
      <w:r w:rsidR="00A249B1" w:rsidRPr="00A249B1">
        <w:rPr>
          <w:rFonts w:eastAsia="한양신명조" w:hint="eastAsia"/>
          <w:lang w:eastAsia="ko-KR"/>
        </w:rPr>
        <w:t>a lot of unnecessary information unrelated to the event.</w:t>
      </w:r>
      <w:r w:rsidR="00D565FB" w:rsidRPr="00F923EC">
        <w:rPr>
          <w:rFonts w:eastAsia="한양신명조"/>
          <w:lang w:eastAsia="ko-KR"/>
        </w:rPr>
        <w:t xml:space="preserve"> Therefore, we generate a keyword graph considering the word importance and the number of mentions to refine the keyword sets that contain ambiguous information. We easily figure out a keyword correlation and importance through the keyword graph that is assigned a weight value to vertices and edges according to the word importance and the number of mentions. Figure </w:t>
      </w:r>
      <w:r w:rsidR="00D565FB">
        <w:rPr>
          <w:rFonts w:eastAsia="한양신명조"/>
          <w:lang w:eastAsia="ko-KR"/>
        </w:rPr>
        <w:t>3</w:t>
      </w:r>
      <w:r w:rsidR="00D565FB" w:rsidRPr="00F923EC">
        <w:rPr>
          <w:rFonts w:eastAsia="한양신명조"/>
          <w:lang w:eastAsia="ko-KR"/>
        </w:rPr>
        <w:t xml:space="preserve"> shows the overall procedure of selecting ‘key’ nodes that mean </w:t>
      </w:r>
      <w:r w:rsidR="0037580A">
        <w:rPr>
          <w:rFonts w:eastAsia="한양신명조"/>
          <w:lang w:eastAsia="ko-KR"/>
        </w:rPr>
        <w:t xml:space="preserve">a </w:t>
      </w:r>
      <w:r w:rsidR="00D565FB" w:rsidRPr="00F923EC">
        <w:rPr>
          <w:rFonts w:eastAsia="한양신명조"/>
          <w:lang w:eastAsia="ko-KR"/>
        </w:rPr>
        <w:t>delegated word in the keyword graph. In order to assign weights, we consider the number of co-occurrences</w:t>
      </w:r>
      <w:r w:rsidR="0037580A">
        <w:rPr>
          <w:rFonts w:eastAsia="한양신명조"/>
          <w:lang w:eastAsia="ko-KR"/>
        </w:rPr>
        <w:t xml:space="preserve"> and</w:t>
      </w:r>
      <w:r w:rsidR="0037580A" w:rsidRPr="00F923EC">
        <w:rPr>
          <w:rFonts w:eastAsia="한양신명조"/>
          <w:lang w:eastAsia="ko-KR"/>
        </w:rPr>
        <w:t xml:space="preserve"> </w:t>
      </w:r>
      <w:r w:rsidR="00D565FB" w:rsidRPr="00F923EC">
        <w:rPr>
          <w:rFonts w:eastAsia="한양신명조"/>
          <w:lang w:eastAsia="ko-KR"/>
        </w:rPr>
        <w:t>the number of mentions. After that, to calculate vertex scores, we consider users’ explicit opinions in SNS</w:t>
      </w:r>
      <w:r w:rsidR="0037580A">
        <w:rPr>
          <w:rFonts w:eastAsia="한양신명조"/>
          <w:lang w:eastAsia="ko-KR"/>
        </w:rPr>
        <w:t>s</w:t>
      </w:r>
      <w:r w:rsidR="00D565FB" w:rsidRPr="00F923EC">
        <w:rPr>
          <w:rFonts w:eastAsia="한양신명조"/>
          <w:lang w:eastAsia="ko-KR"/>
        </w:rPr>
        <w:t xml:space="preserve"> such as the number of likes and the number of re-tweets. We use Geo-tag information for choosing regional nodes when the keyword graph is constructed. We embed geographical data using the geographical dictionary if there </w:t>
      </w:r>
      <w:r w:rsidR="005D1541">
        <w:rPr>
          <w:rFonts w:eastAsia="한양신명조"/>
          <w:lang w:eastAsia="ko-KR"/>
        </w:rPr>
        <w:t xml:space="preserve">don’t </w:t>
      </w:r>
      <w:r w:rsidR="00D565FB" w:rsidRPr="00F923EC">
        <w:rPr>
          <w:rFonts w:eastAsia="한양신명조"/>
          <w:lang w:eastAsia="ko-KR"/>
        </w:rPr>
        <w:t>have Geo-tag data. We construct the keyword graph that is assigned weight values to vertices and edges based on the number of co-occurrences and the number of mentions. Lastly, we perform an initial graph modeling.</w:t>
      </w:r>
    </w:p>
    <w:p w14:paraId="23563F41" w14:textId="0BE6619A" w:rsidR="00D565FB" w:rsidRDefault="008E4636" w:rsidP="008F7835">
      <w:pPr>
        <w:pStyle w:val="MDPI31text"/>
        <w:ind w:firstLine="0"/>
        <w:jc w:val="center"/>
        <w:rPr>
          <w:noProof/>
        </w:rPr>
      </w:pPr>
      <w:r w:rsidRPr="008E4636">
        <w:rPr>
          <w:noProof/>
        </w:rPr>
        <w:t xml:space="preserve"> </w:t>
      </w:r>
    </w:p>
    <w:p w14:paraId="37FE57F3" w14:textId="615DD2D9" w:rsidR="008E4636" w:rsidRDefault="008E4636" w:rsidP="008F7835">
      <w:pPr>
        <w:pStyle w:val="MDPI31text"/>
        <w:ind w:firstLine="0"/>
        <w:jc w:val="center"/>
        <w:rPr>
          <w:rFonts w:eastAsia="한양신명조"/>
          <w:lang w:eastAsia="ko-KR"/>
        </w:rPr>
      </w:pPr>
      <w:r w:rsidRPr="008E4636">
        <w:rPr>
          <w:rFonts w:eastAsia="한양신명조"/>
          <w:noProof/>
          <w:lang w:eastAsia="ko-KR" w:bidi="ar-SA"/>
        </w:rPr>
        <w:drawing>
          <wp:inline distT="0" distB="0" distL="0" distR="0" wp14:anchorId="676EBA80" wp14:editId="1DF5C161">
            <wp:extent cx="5011387" cy="1690370"/>
            <wp:effectExtent l="0" t="0" r="0" b="5080"/>
            <wp:docPr id="1" name="그림 1" descr="D:\충북대학교\2020년도\3.논문\수빈논문\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충북대학교\2020년도\3.논문\수빈논문\fig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3907" cy="1691220"/>
                    </a:xfrm>
                    <a:prstGeom prst="rect">
                      <a:avLst/>
                    </a:prstGeom>
                    <a:noFill/>
                    <a:ln>
                      <a:noFill/>
                    </a:ln>
                  </pic:spPr>
                </pic:pic>
              </a:graphicData>
            </a:graphic>
          </wp:inline>
        </w:drawing>
      </w:r>
    </w:p>
    <w:p w14:paraId="3EC5548A" w14:textId="1099A5C0" w:rsidR="00D565FB" w:rsidRDefault="00D565FB" w:rsidP="00D565FB">
      <w:pPr>
        <w:pStyle w:val="MDPI51figurecaption"/>
      </w:pPr>
      <w:r w:rsidRPr="00F40332">
        <w:rPr>
          <w:b/>
        </w:rPr>
        <w:t xml:space="preserve">Figure </w:t>
      </w:r>
      <w:r>
        <w:rPr>
          <w:b/>
        </w:rPr>
        <w:t>3</w:t>
      </w:r>
      <w:r w:rsidRPr="00F40332">
        <w:rPr>
          <w:b/>
        </w:rPr>
        <w:t>.</w:t>
      </w:r>
      <w:r w:rsidRPr="00F40332">
        <w:t xml:space="preserve"> </w:t>
      </w:r>
      <w:r w:rsidRPr="00E762D4">
        <w:rPr>
          <w:rFonts w:eastAsia="한양신명조"/>
        </w:rPr>
        <w:t>Overall pr</w:t>
      </w:r>
      <w:r>
        <w:rPr>
          <w:rFonts w:eastAsia="한양신명조"/>
        </w:rPr>
        <w:t>ocedure of selecting ‘key’ node</w:t>
      </w:r>
      <w:r w:rsidR="0037580A">
        <w:rPr>
          <w:rFonts w:eastAsia="한양신명조"/>
        </w:rPr>
        <w:t>s</w:t>
      </w:r>
    </w:p>
    <w:p w14:paraId="6A791172" w14:textId="714BD0E5" w:rsidR="008E4636" w:rsidRDefault="008E4636" w:rsidP="008E4636">
      <w:pPr>
        <w:pStyle w:val="MDPI33textspaceafter"/>
        <w:spacing w:after="0"/>
        <w:ind w:firstLine="0"/>
        <w:rPr>
          <w:rFonts w:eastAsia="한양신명조"/>
          <w:lang w:eastAsia="ko-KR"/>
        </w:rPr>
      </w:pPr>
    </w:p>
    <w:p w14:paraId="33490741" w14:textId="27193E7A" w:rsidR="00D565FB" w:rsidRDefault="00D565FB" w:rsidP="00F73681">
      <w:pPr>
        <w:pStyle w:val="MDPI33textspaceafter"/>
        <w:spacing w:after="0"/>
        <w:rPr>
          <w:rFonts w:eastAsia="한양신명조"/>
          <w:lang w:eastAsia="ko-KR"/>
        </w:rPr>
      </w:pPr>
      <w:r w:rsidRPr="00F923EC">
        <w:rPr>
          <w:rFonts w:eastAsia="한양신명조"/>
          <w:lang w:eastAsia="ko-KR"/>
        </w:rPr>
        <w:t>We assign weight values to vertices and edges to use the constructed keyword graph for detecting local events. Through this step, we can easily understand the keyword correlation and the importance according to the SNS characteristics such as likes, re-tweets, and mentions. The frequency of co-occurrence</w:t>
      </w:r>
      <w:r w:rsidR="00686388">
        <w:rPr>
          <w:rFonts w:eastAsia="한양신명조"/>
          <w:lang w:eastAsia="ko-KR"/>
        </w:rPr>
        <w:t>s</w:t>
      </w:r>
      <w:r w:rsidRPr="00F923EC">
        <w:rPr>
          <w:rFonts w:eastAsia="한양신명조"/>
          <w:lang w:eastAsia="ko-KR"/>
        </w:rPr>
        <w:t xml:space="preserve"> means the keyword correlation between two words. It is utilized for representing the edge weight. For example, ‘cat’ and ‘companion animal’ are very relevant, </w:t>
      </w:r>
      <w:r w:rsidR="00686388">
        <w:rPr>
          <w:rFonts w:eastAsia="한양신명조"/>
          <w:lang w:eastAsia="ko-KR"/>
        </w:rPr>
        <w:t>while</w:t>
      </w:r>
      <w:r w:rsidRPr="00F923EC">
        <w:rPr>
          <w:rFonts w:eastAsia="한양신명조"/>
          <w:lang w:eastAsia="ko-KR"/>
        </w:rPr>
        <w:t xml:space="preserve"> ‘cat’ and ‘calendar’ are relatively not associated</w:t>
      </w:r>
      <w:r w:rsidR="008F7835">
        <w:rPr>
          <w:rFonts w:eastAsia="한양신명조"/>
          <w:lang w:eastAsia="ko-KR"/>
        </w:rPr>
        <w:t>.</w:t>
      </w:r>
      <w:r w:rsidRPr="00F923EC">
        <w:rPr>
          <w:rFonts w:eastAsia="한양신명조"/>
          <w:lang w:eastAsia="ko-KR"/>
        </w:rPr>
        <w:t xml:space="preserve"> </w:t>
      </w:r>
      <w:r w:rsidR="008F7835">
        <w:rPr>
          <w:rFonts w:eastAsia="한양신명조" w:hint="eastAsia"/>
          <w:lang w:eastAsia="ko-KR"/>
        </w:rPr>
        <w:t>T</w:t>
      </w:r>
      <w:r w:rsidRPr="00F923EC">
        <w:rPr>
          <w:rFonts w:eastAsia="한양신명조"/>
          <w:lang w:eastAsia="ko-KR"/>
        </w:rPr>
        <w:t>herefore, we should use it for representing this situation. The frequency of co-occurrence</w:t>
      </w:r>
      <w:r w:rsidR="00686388">
        <w:rPr>
          <w:rFonts w:eastAsia="한양신명조"/>
          <w:lang w:eastAsia="ko-KR"/>
        </w:rPr>
        <w:t>s</w:t>
      </w:r>
      <w:r w:rsidRPr="00F923EC">
        <w:rPr>
          <w:rFonts w:eastAsia="한양신명조"/>
          <w:lang w:eastAsia="ko-KR"/>
        </w:rPr>
        <w:t xml:space="preserve"> is changed according to a particular window size that </w:t>
      </w:r>
      <w:r w:rsidR="00686388">
        <w:rPr>
          <w:rFonts w:eastAsia="한양신명조"/>
          <w:lang w:eastAsia="ko-KR"/>
        </w:rPr>
        <w:t xml:space="preserve">a user </w:t>
      </w:r>
      <w:r w:rsidRPr="00F923EC">
        <w:rPr>
          <w:rFonts w:eastAsia="한양신명조"/>
          <w:lang w:eastAsia="ko-KR"/>
        </w:rPr>
        <w:t xml:space="preserve">sets up. </w:t>
      </w:r>
      <w:r w:rsidRPr="00F923EC">
        <w:rPr>
          <w:rFonts w:eastAsia="한양신명조"/>
          <w:lang w:eastAsia="ko-KR"/>
        </w:rPr>
        <w:lastRenderedPageBreak/>
        <w:t>If the window size is 1, the front and back word</w:t>
      </w:r>
      <w:r w:rsidR="00686388">
        <w:rPr>
          <w:rFonts w:eastAsia="한양신명조"/>
          <w:lang w:eastAsia="ko-KR"/>
        </w:rPr>
        <w:t>s</w:t>
      </w:r>
      <w:r w:rsidRPr="00F923EC">
        <w:rPr>
          <w:rFonts w:eastAsia="한양신명조"/>
          <w:lang w:eastAsia="ko-KR"/>
        </w:rPr>
        <w:t xml:space="preserve"> of a specific word </w:t>
      </w:r>
      <w:r w:rsidR="00686388">
        <w:rPr>
          <w:rFonts w:eastAsia="한양신명조"/>
          <w:lang w:eastAsia="ko-KR"/>
        </w:rPr>
        <w:t>are</w:t>
      </w:r>
      <w:r w:rsidR="00686388" w:rsidRPr="00F923EC">
        <w:rPr>
          <w:rFonts w:eastAsia="한양신명조"/>
          <w:lang w:eastAsia="ko-KR"/>
        </w:rPr>
        <w:t xml:space="preserve"> </w:t>
      </w:r>
      <w:r w:rsidRPr="00F923EC">
        <w:rPr>
          <w:rFonts w:eastAsia="한양신명조"/>
          <w:lang w:eastAsia="ko-KR"/>
        </w:rPr>
        <w:t>contained to the frequency of co-occurrence</w:t>
      </w:r>
      <w:r w:rsidR="00686388">
        <w:rPr>
          <w:rFonts w:eastAsia="한양신명조"/>
          <w:lang w:eastAsia="ko-KR"/>
        </w:rPr>
        <w:t>s</w:t>
      </w:r>
      <w:r w:rsidRPr="00F923EC">
        <w:rPr>
          <w:rFonts w:eastAsia="한양신명조"/>
          <w:lang w:eastAsia="ko-KR"/>
        </w:rPr>
        <w:t>. The frequency of co-occurrence</w:t>
      </w:r>
      <w:r w:rsidR="00686388">
        <w:rPr>
          <w:rFonts w:eastAsia="한양신명조"/>
          <w:lang w:eastAsia="ko-KR"/>
        </w:rPr>
        <w:t>s</w:t>
      </w:r>
      <w:r w:rsidRPr="00F923EC">
        <w:rPr>
          <w:rFonts w:eastAsia="한양신명조"/>
          <w:lang w:eastAsia="ko-KR"/>
        </w:rPr>
        <w:t xml:space="preserve"> is normalized into the range [0, 1]. Min-max feature scaling of the edge wei</w:t>
      </w:r>
      <w:r w:rsidR="00A16CDE">
        <w:rPr>
          <w:rFonts w:eastAsia="한양신명조"/>
          <w:lang w:eastAsia="ko-KR"/>
        </w:rPr>
        <w:t>ght can be formulated by equation (1)</w:t>
      </w:r>
      <w:r w:rsidRPr="00F923EC">
        <w:rPr>
          <w:rFonts w:eastAsia="한양신명조"/>
          <w:lang w:eastAsia="ko-KR"/>
        </w:rPr>
        <w:t xml:space="preserve">, where </w:t>
      </w:r>
      <w:proofErr w:type="spellStart"/>
      <w:r w:rsidRPr="00F923EC">
        <w:rPr>
          <w:rFonts w:eastAsia="한양신명조"/>
          <w:i/>
          <w:lang w:eastAsia="ko-KR"/>
        </w:rPr>
        <w:t>ew</w:t>
      </w:r>
      <w:r w:rsidRPr="00F923EC">
        <w:rPr>
          <w:rFonts w:eastAsia="한양신명조"/>
          <w:i/>
          <w:vertAlign w:val="subscript"/>
          <w:lang w:eastAsia="ko-KR"/>
        </w:rPr>
        <w:t>ij</w:t>
      </w:r>
      <w:proofErr w:type="spellEnd"/>
      <w:r w:rsidRPr="00F923EC">
        <w:rPr>
          <w:rFonts w:eastAsia="한양신명조"/>
          <w:lang w:eastAsia="ko-KR"/>
        </w:rPr>
        <w:t>,</w:t>
      </w:r>
      <w:r w:rsidRPr="00F923EC">
        <w:rPr>
          <w:rFonts w:eastAsia="한양신명조"/>
          <w:i/>
          <w:lang w:eastAsia="ko-KR"/>
        </w:rPr>
        <w:t xml:space="preserve"> </w:t>
      </w:r>
      <w:proofErr w:type="spellStart"/>
      <w:r w:rsidRPr="00F923EC">
        <w:rPr>
          <w:rFonts w:eastAsia="한양신명조"/>
          <w:i/>
          <w:lang w:eastAsia="ko-KR"/>
        </w:rPr>
        <w:t>ew</w:t>
      </w:r>
      <w:r w:rsidRPr="00F923EC">
        <w:rPr>
          <w:rFonts w:eastAsia="한양신명조"/>
          <w:i/>
          <w:vertAlign w:val="subscript"/>
          <w:lang w:eastAsia="ko-KR"/>
        </w:rPr>
        <w:t>max</w:t>
      </w:r>
      <w:proofErr w:type="spellEnd"/>
      <w:r w:rsidRPr="00F923EC">
        <w:rPr>
          <w:rFonts w:eastAsia="한양신명조"/>
          <w:lang w:eastAsia="ko-KR"/>
        </w:rPr>
        <w:t xml:space="preserve">, and </w:t>
      </w:r>
      <w:proofErr w:type="spellStart"/>
      <w:r w:rsidRPr="00F923EC">
        <w:rPr>
          <w:rFonts w:eastAsia="한양신명조"/>
          <w:i/>
          <w:u w:val="single"/>
          <w:lang w:eastAsia="ko-KR"/>
        </w:rPr>
        <w:t>ew</w:t>
      </w:r>
      <w:r w:rsidRPr="00F923EC">
        <w:rPr>
          <w:rFonts w:eastAsia="한양신명조"/>
          <w:i/>
          <w:u w:val="single"/>
          <w:vertAlign w:val="subscript"/>
          <w:lang w:eastAsia="ko-KR"/>
        </w:rPr>
        <w:t>min</w:t>
      </w:r>
      <w:proofErr w:type="spellEnd"/>
      <w:r>
        <w:rPr>
          <w:rFonts w:eastAsia="한양신명조"/>
          <w:vertAlign w:val="subscript"/>
          <w:lang w:eastAsia="ko-KR"/>
        </w:rPr>
        <w:t xml:space="preserve"> </w:t>
      </w:r>
      <w:r w:rsidRPr="00F923EC">
        <w:rPr>
          <w:rFonts w:eastAsia="한양신명조"/>
          <w:lang w:eastAsia="ko-KR"/>
        </w:rPr>
        <w:t xml:space="preserve">denote the frequency of </w:t>
      </w:r>
      <w:r w:rsidR="00686388">
        <w:rPr>
          <w:rFonts w:eastAsia="한양신명조"/>
          <w:lang w:eastAsia="ko-KR"/>
        </w:rPr>
        <w:t xml:space="preserve">the </w:t>
      </w:r>
      <w:r w:rsidRPr="00F923EC">
        <w:rPr>
          <w:rFonts w:eastAsia="한양신명조"/>
          <w:lang w:eastAsia="ko-KR"/>
        </w:rPr>
        <w:t xml:space="preserve">co-occurrence of </w:t>
      </w:r>
      <w:r w:rsidR="00686388" w:rsidRPr="00F923EC">
        <w:rPr>
          <w:rFonts w:eastAsia="한양신명조"/>
          <w:lang w:eastAsia="ko-KR"/>
        </w:rPr>
        <w:t>vert</w:t>
      </w:r>
      <w:r w:rsidR="00686388">
        <w:rPr>
          <w:rFonts w:eastAsia="한양신명조"/>
          <w:lang w:eastAsia="ko-KR"/>
        </w:rPr>
        <w:t>ices</w:t>
      </w:r>
      <w:r w:rsidR="00686388" w:rsidRPr="00F923EC">
        <w:rPr>
          <w:rFonts w:eastAsia="한양신명조"/>
          <w:lang w:eastAsia="ko-KR"/>
        </w:rPr>
        <w:t xml:space="preserve"> </w:t>
      </w:r>
      <w:proofErr w:type="spellStart"/>
      <w:r w:rsidRPr="008F7835">
        <w:rPr>
          <w:rFonts w:eastAsia="한양신명조"/>
          <w:i/>
          <w:lang w:eastAsia="ko-KR"/>
        </w:rPr>
        <w:t>i</w:t>
      </w:r>
      <w:proofErr w:type="spellEnd"/>
      <w:r w:rsidRPr="00F923EC">
        <w:rPr>
          <w:rFonts w:eastAsia="한양신명조"/>
          <w:lang w:eastAsia="ko-KR"/>
        </w:rPr>
        <w:t xml:space="preserve"> and </w:t>
      </w:r>
      <w:r w:rsidRPr="008F7835">
        <w:rPr>
          <w:rFonts w:eastAsia="한양신명조"/>
          <w:i/>
          <w:lang w:eastAsia="ko-KR"/>
        </w:rPr>
        <w:t>j</w:t>
      </w:r>
      <w:r w:rsidRPr="00F923EC">
        <w:rPr>
          <w:rFonts w:eastAsia="한양신명조"/>
          <w:lang w:eastAsia="ko-KR"/>
        </w:rPr>
        <w:t>, the highest co-occurrence value, and the lowest co-</w:t>
      </w:r>
      <w:r w:rsidR="00A16CDE">
        <w:rPr>
          <w:rFonts w:eastAsia="한양신명조"/>
          <w:lang w:eastAsia="ko-KR"/>
        </w:rPr>
        <w:t>occurrence value, respectively.</w:t>
      </w:r>
    </w:p>
    <w:tbl>
      <w:tblPr>
        <w:tblW w:w="5000" w:type="pct"/>
        <w:jc w:val="center"/>
        <w:tblCellMar>
          <w:left w:w="0" w:type="dxa"/>
          <w:right w:w="0" w:type="dxa"/>
        </w:tblCellMar>
        <w:tblLook w:val="04A0" w:firstRow="1" w:lastRow="0" w:firstColumn="1" w:lastColumn="0" w:noHBand="0" w:noVBand="1"/>
      </w:tblPr>
      <w:tblGrid>
        <w:gridCol w:w="7901"/>
        <w:gridCol w:w="943"/>
      </w:tblGrid>
      <w:tr w:rsidR="00D565FB" w:rsidRPr="00F40332" w14:paraId="226842B1" w14:textId="77777777" w:rsidTr="00E04810">
        <w:trPr>
          <w:jc w:val="center"/>
        </w:trPr>
        <w:tc>
          <w:tcPr>
            <w:tcW w:w="4467" w:type="pct"/>
          </w:tcPr>
          <w:p w14:paraId="13A80948" w14:textId="77777777" w:rsidR="00D565FB" w:rsidRPr="00E04810" w:rsidRDefault="002F03E0" w:rsidP="00E04810">
            <w:pPr>
              <w:pStyle w:val="MDPI39equation"/>
              <w:rPr>
                <w:rFonts w:eastAsiaTheme="minorEastAsia"/>
                <w:lang w:eastAsia="ko-KR"/>
              </w:rPr>
            </w:pPr>
            <m:oMath>
              <m:sSub>
                <m:sSubPr>
                  <m:ctrlPr>
                    <w:rPr>
                      <w:rFonts w:ascii="Cambria Math" w:eastAsia="한양신명조" w:hAnsi="Cambria Math"/>
                      <w:szCs w:val="20"/>
                      <w:lang w:eastAsia="ko-KR"/>
                    </w:rPr>
                  </m:ctrlPr>
                </m:sSubPr>
                <m:e>
                  <m:r>
                    <w:rPr>
                      <w:rFonts w:ascii="Cambria Math" w:eastAsia="한양신명조" w:hAnsi="Cambria Math"/>
                      <w:szCs w:val="20"/>
                      <w:lang w:eastAsia="ko-KR"/>
                    </w:rPr>
                    <m:t>ew</m:t>
                  </m:r>
                </m:e>
                <m:sub>
                  <m:r>
                    <w:rPr>
                      <w:rFonts w:ascii="Cambria Math" w:eastAsia="한양신명조" w:hAnsi="Cambria Math"/>
                      <w:szCs w:val="20"/>
                      <w:lang w:eastAsia="ko-KR"/>
                    </w:rPr>
                    <m:t>ij</m:t>
                  </m:r>
                </m:sub>
              </m:sSub>
              <m:r>
                <w:rPr>
                  <w:rFonts w:ascii="Cambria Math" w:eastAsia="한양신명조" w:hAnsi="Cambria Math"/>
                  <w:szCs w:val="20"/>
                  <w:lang w:eastAsia="ko-KR"/>
                </w:rPr>
                <m:t>=</m:t>
              </m:r>
              <m:f>
                <m:fPr>
                  <m:ctrlPr>
                    <w:rPr>
                      <w:rFonts w:ascii="Cambria Math" w:eastAsia="한양신명조" w:hAnsi="Cambria Math"/>
                      <w:i/>
                      <w:szCs w:val="20"/>
                      <w:lang w:eastAsia="ko-KR"/>
                    </w:rPr>
                  </m:ctrlPr>
                </m:fPr>
                <m:num>
                  <m:sSub>
                    <m:sSubPr>
                      <m:ctrlPr>
                        <w:rPr>
                          <w:rFonts w:ascii="Cambria Math" w:eastAsia="한양신명조" w:hAnsi="Cambria Math"/>
                          <w:szCs w:val="20"/>
                          <w:lang w:eastAsia="ko-KR"/>
                        </w:rPr>
                      </m:ctrlPr>
                    </m:sSubPr>
                    <m:e>
                      <m:r>
                        <w:rPr>
                          <w:rFonts w:ascii="Cambria Math" w:eastAsia="한양신명조" w:hAnsi="Cambria Math"/>
                          <w:szCs w:val="20"/>
                          <w:lang w:eastAsia="ko-KR"/>
                        </w:rPr>
                        <m:t>ew</m:t>
                      </m:r>
                    </m:e>
                    <m:sub>
                      <m:r>
                        <w:rPr>
                          <w:rFonts w:ascii="Cambria Math" w:eastAsia="한양신명조" w:hAnsi="Cambria Math"/>
                          <w:szCs w:val="20"/>
                          <w:lang w:eastAsia="ko-KR"/>
                        </w:rPr>
                        <m:t>ij</m:t>
                      </m:r>
                    </m:sub>
                  </m:sSub>
                  <m:r>
                    <w:rPr>
                      <w:rFonts w:ascii="Cambria Math" w:eastAsia="한양신명조" w:hAnsi="Cambria Math"/>
                      <w:szCs w:val="20"/>
                      <w:lang w:eastAsia="ko-KR"/>
                    </w:rPr>
                    <m:t>-</m:t>
                  </m:r>
                  <m:sSub>
                    <m:sSubPr>
                      <m:ctrlPr>
                        <w:rPr>
                          <w:rFonts w:ascii="Cambria Math" w:eastAsia="한양신명조" w:hAnsi="Cambria Math"/>
                          <w:i/>
                          <w:szCs w:val="20"/>
                          <w:lang w:eastAsia="ko-KR"/>
                        </w:rPr>
                      </m:ctrlPr>
                    </m:sSubPr>
                    <m:e>
                      <m:r>
                        <w:rPr>
                          <w:rFonts w:ascii="Cambria Math" w:eastAsia="한양신명조" w:hAnsi="Cambria Math"/>
                          <w:szCs w:val="20"/>
                          <w:lang w:eastAsia="ko-KR"/>
                        </w:rPr>
                        <m:t>ew</m:t>
                      </m:r>
                    </m:e>
                    <m:sub>
                      <m:r>
                        <w:rPr>
                          <w:rFonts w:ascii="Cambria Math" w:eastAsia="한양신명조" w:hAnsi="Cambria Math"/>
                          <w:szCs w:val="20"/>
                          <w:lang w:eastAsia="ko-KR"/>
                        </w:rPr>
                        <m:t>min</m:t>
                      </m:r>
                    </m:sub>
                  </m:sSub>
                </m:num>
                <m:den>
                  <m:sSub>
                    <m:sSubPr>
                      <m:ctrlPr>
                        <w:rPr>
                          <w:rFonts w:ascii="Cambria Math" w:eastAsia="한양신명조" w:hAnsi="Cambria Math"/>
                          <w:i/>
                          <w:szCs w:val="20"/>
                          <w:lang w:eastAsia="ko-KR"/>
                        </w:rPr>
                      </m:ctrlPr>
                    </m:sSubPr>
                    <m:e>
                      <m:r>
                        <w:rPr>
                          <w:rFonts w:ascii="Cambria Math" w:eastAsia="한양신명조" w:hAnsi="Cambria Math"/>
                          <w:szCs w:val="20"/>
                          <w:lang w:eastAsia="ko-KR"/>
                        </w:rPr>
                        <m:t>ew</m:t>
                      </m:r>
                    </m:e>
                    <m:sub>
                      <m:r>
                        <w:rPr>
                          <w:rFonts w:ascii="Cambria Math" w:eastAsia="한양신명조" w:hAnsi="Cambria Math"/>
                          <w:szCs w:val="20"/>
                          <w:lang w:eastAsia="ko-KR"/>
                        </w:rPr>
                        <m:t>max</m:t>
                      </m:r>
                    </m:sub>
                  </m:sSub>
                  <m:r>
                    <w:rPr>
                      <w:rFonts w:ascii="Cambria Math" w:eastAsia="한양신명조" w:hAnsi="Cambria Math"/>
                      <w:szCs w:val="20"/>
                      <w:lang w:eastAsia="ko-KR"/>
                    </w:rPr>
                    <m:t>-</m:t>
                  </m:r>
                  <m:sSub>
                    <m:sSubPr>
                      <m:ctrlPr>
                        <w:rPr>
                          <w:rFonts w:ascii="Cambria Math" w:eastAsia="한양신명조" w:hAnsi="Cambria Math"/>
                          <w:i/>
                          <w:szCs w:val="20"/>
                          <w:lang w:eastAsia="ko-KR"/>
                        </w:rPr>
                      </m:ctrlPr>
                    </m:sSubPr>
                    <m:e>
                      <m:r>
                        <w:rPr>
                          <w:rFonts w:ascii="Cambria Math" w:eastAsia="한양신명조" w:hAnsi="Cambria Math"/>
                          <w:szCs w:val="20"/>
                          <w:lang w:eastAsia="ko-KR"/>
                        </w:rPr>
                        <m:t>ew</m:t>
                      </m:r>
                    </m:e>
                    <m:sub>
                      <m:r>
                        <w:rPr>
                          <w:rFonts w:ascii="Cambria Math" w:eastAsia="한양신명조" w:hAnsi="Cambria Math"/>
                          <w:szCs w:val="20"/>
                          <w:lang w:eastAsia="ko-KR"/>
                        </w:rPr>
                        <m:t>min</m:t>
                      </m:r>
                    </m:sub>
                  </m:sSub>
                </m:den>
              </m:f>
            </m:oMath>
            <w:r w:rsidR="00E04810">
              <w:rPr>
                <w:rFonts w:eastAsiaTheme="minorEastAsia"/>
                <w:lang w:eastAsia="ko-KR"/>
              </w:rPr>
              <w:t>,</w:t>
            </w:r>
          </w:p>
        </w:tc>
        <w:tc>
          <w:tcPr>
            <w:tcW w:w="533" w:type="pct"/>
            <w:vAlign w:val="center"/>
          </w:tcPr>
          <w:p w14:paraId="3078B944" w14:textId="77777777" w:rsidR="00D565FB" w:rsidRPr="00F40332" w:rsidRDefault="00D565FB" w:rsidP="00D565FB">
            <w:pPr>
              <w:pStyle w:val="MDPI39equation"/>
            </w:pPr>
            <w:r w:rsidRPr="00F40332">
              <w:t>(1)</w:t>
            </w:r>
          </w:p>
        </w:tc>
      </w:tr>
    </w:tbl>
    <w:p w14:paraId="14D343BD" w14:textId="5DE72742" w:rsidR="00E04810" w:rsidRPr="00F73681" w:rsidRDefault="00E04810" w:rsidP="00F73681">
      <w:pPr>
        <w:pStyle w:val="MDPI31text"/>
        <w:rPr>
          <w:color w:val="auto"/>
        </w:rPr>
      </w:pPr>
      <w:r w:rsidRPr="00F73681">
        <w:rPr>
          <w:color w:val="auto"/>
        </w:rPr>
        <w:t xml:space="preserve">If we assign the same weight to all </w:t>
      </w:r>
      <w:r w:rsidR="00FB65A0">
        <w:rPr>
          <w:color w:val="auto"/>
        </w:rPr>
        <w:t>vertices</w:t>
      </w:r>
      <w:r w:rsidR="00FB65A0" w:rsidRPr="00F73681">
        <w:rPr>
          <w:color w:val="auto"/>
        </w:rPr>
        <w:t xml:space="preserve"> </w:t>
      </w:r>
      <w:r w:rsidRPr="00F73681">
        <w:rPr>
          <w:color w:val="auto"/>
        </w:rPr>
        <w:t xml:space="preserve">that </w:t>
      </w:r>
      <w:r w:rsidR="00FB65A0">
        <w:rPr>
          <w:color w:val="auto"/>
        </w:rPr>
        <w:t>occur</w:t>
      </w:r>
      <w:r w:rsidRPr="00F73681">
        <w:rPr>
          <w:color w:val="auto"/>
        </w:rPr>
        <w:t xml:space="preserve"> within the particular time window </w:t>
      </w:r>
      <w:r w:rsidRPr="00A16CDE">
        <w:rPr>
          <w:i/>
          <w:color w:val="auto"/>
        </w:rPr>
        <w:t>t</w:t>
      </w:r>
      <w:r w:rsidRPr="00F73681">
        <w:rPr>
          <w:color w:val="auto"/>
        </w:rPr>
        <w:t>, it is hard to understand which keywords are important and relate</w:t>
      </w:r>
      <w:r w:rsidR="00FB65A0">
        <w:rPr>
          <w:color w:val="auto"/>
        </w:rPr>
        <w:t>d</w:t>
      </w:r>
      <w:r w:rsidRPr="00F73681">
        <w:rPr>
          <w:color w:val="auto"/>
        </w:rPr>
        <w:t xml:space="preserve"> to events. Therefore, we consider users’ explicit opinions and interests to calculate vertex scores since it may contain significant words and meanings. The vertex weight can be formulated </w:t>
      </w:r>
      <w:r w:rsidR="00A16CDE">
        <w:rPr>
          <w:color w:val="auto"/>
        </w:rPr>
        <w:t>by equation (2)</w:t>
      </w:r>
      <w:r w:rsidRPr="00F73681">
        <w:rPr>
          <w:color w:val="auto"/>
        </w:rPr>
        <w:t>. The proposed scheme measures vertex weights by utilizing modified TF-</w:t>
      </w:r>
      <w:proofErr w:type="gramStart"/>
      <w:r w:rsidRPr="00F73681">
        <w:rPr>
          <w:color w:val="auto"/>
        </w:rPr>
        <w:t>IDF(</w:t>
      </w:r>
      <w:proofErr w:type="gramEnd"/>
      <w:r w:rsidR="00FB65A0">
        <w:rPr>
          <w:color w:val="auto"/>
        </w:rPr>
        <w:t>Term F</w:t>
      </w:r>
      <w:r w:rsidRPr="00F73681">
        <w:rPr>
          <w:color w:val="auto"/>
        </w:rPr>
        <w:t>requency–</w:t>
      </w:r>
      <w:r w:rsidR="00FB65A0">
        <w:rPr>
          <w:color w:val="auto"/>
        </w:rPr>
        <w:t>I</w:t>
      </w:r>
      <w:r w:rsidR="00FB65A0" w:rsidRPr="00F73681">
        <w:rPr>
          <w:color w:val="auto"/>
        </w:rPr>
        <w:t xml:space="preserve">nverse </w:t>
      </w:r>
      <w:r w:rsidR="00FB65A0">
        <w:rPr>
          <w:color w:val="auto"/>
        </w:rPr>
        <w:t>D</w:t>
      </w:r>
      <w:r w:rsidR="00FB65A0" w:rsidRPr="00F73681">
        <w:rPr>
          <w:color w:val="auto"/>
        </w:rPr>
        <w:t xml:space="preserve">ocument </w:t>
      </w:r>
      <w:r w:rsidR="00FB65A0">
        <w:rPr>
          <w:color w:val="auto"/>
        </w:rPr>
        <w:t>F</w:t>
      </w:r>
      <w:r w:rsidR="00FB65A0" w:rsidRPr="00F73681">
        <w:rPr>
          <w:color w:val="auto"/>
        </w:rPr>
        <w:t>requency</w:t>
      </w:r>
      <w:r w:rsidRPr="00F73681">
        <w:rPr>
          <w:color w:val="auto"/>
        </w:rPr>
        <w:t xml:space="preserve">). The proposed scheme calculates the term </w:t>
      </w:r>
      <w:proofErr w:type="gramStart"/>
      <w:r w:rsidRPr="00F73681">
        <w:rPr>
          <w:color w:val="auto"/>
        </w:rPr>
        <w:t>frequency(</w:t>
      </w:r>
      <w:proofErr w:type="gramEnd"/>
      <w:r w:rsidRPr="00F73681">
        <w:rPr>
          <w:color w:val="auto"/>
        </w:rPr>
        <w:t xml:space="preserve">TF) of keyword </w:t>
      </w:r>
      <w:proofErr w:type="spellStart"/>
      <w:r w:rsidRPr="00A16CDE">
        <w:rPr>
          <w:i/>
          <w:color w:val="auto"/>
        </w:rPr>
        <w:t>i</w:t>
      </w:r>
      <w:proofErr w:type="spellEnd"/>
      <w:r w:rsidRPr="00F73681">
        <w:rPr>
          <w:color w:val="auto"/>
        </w:rPr>
        <w:t xml:space="preserve"> like the original method, and the inverse document frequency(IDF) is calculated by the ratio of the </w:t>
      </w:r>
      <w:r w:rsidR="00FB65A0" w:rsidRPr="00F73681">
        <w:rPr>
          <w:color w:val="auto"/>
        </w:rPr>
        <w:t xml:space="preserve">IDF </w:t>
      </w:r>
      <w:r w:rsidR="00FB65A0">
        <w:rPr>
          <w:color w:val="auto"/>
        </w:rPr>
        <w:t xml:space="preserve">of the </w:t>
      </w:r>
      <w:r w:rsidRPr="00F73681">
        <w:rPr>
          <w:color w:val="auto"/>
        </w:rPr>
        <w:t>current time window(</w:t>
      </w:r>
      <w:r w:rsidRPr="00A16CDE">
        <w:rPr>
          <w:i/>
          <w:color w:val="auto"/>
        </w:rPr>
        <w:t>t</w:t>
      </w:r>
      <w:r w:rsidRPr="00F73681">
        <w:rPr>
          <w:color w:val="auto"/>
        </w:rPr>
        <w:t>) to the IDF of the previous time window(</w:t>
      </w:r>
      <w:r w:rsidRPr="00A16CDE">
        <w:rPr>
          <w:i/>
          <w:color w:val="auto"/>
        </w:rPr>
        <w:t>t-1</w:t>
      </w:r>
      <w:r w:rsidRPr="00F73681">
        <w:rPr>
          <w:color w:val="auto"/>
        </w:rPr>
        <w:t>).</w:t>
      </w:r>
    </w:p>
    <w:tbl>
      <w:tblPr>
        <w:tblW w:w="5000" w:type="pct"/>
        <w:jc w:val="center"/>
        <w:tblCellMar>
          <w:left w:w="0" w:type="dxa"/>
          <w:right w:w="0" w:type="dxa"/>
        </w:tblCellMar>
        <w:tblLook w:val="04A0" w:firstRow="1" w:lastRow="0" w:firstColumn="1" w:lastColumn="0" w:noHBand="0" w:noVBand="1"/>
      </w:tblPr>
      <w:tblGrid>
        <w:gridCol w:w="7901"/>
        <w:gridCol w:w="943"/>
      </w:tblGrid>
      <w:tr w:rsidR="00E04810" w:rsidRPr="00F40332" w14:paraId="7E4471AC" w14:textId="77777777" w:rsidTr="00DE11E0">
        <w:trPr>
          <w:jc w:val="center"/>
        </w:trPr>
        <w:tc>
          <w:tcPr>
            <w:tcW w:w="4467" w:type="pct"/>
          </w:tcPr>
          <w:p w14:paraId="07DA6F6C" w14:textId="77777777" w:rsidR="00E04810" w:rsidRPr="00E04810" w:rsidRDefault="002F03E0" w:rsidP="00A16CDE">
            <w:pPr>
              <w:pStyle w:val="MDPI39equation"/>
              <w:rPr>
                <w:rFonts w:eastAsiaTheme="minorEastAsia"/>
                <w:lang w:eastAsia="ko-KR"/>
              </w:rPr>
            </w:pPr>
            <m:oMath>
              <m:sSub>
                <m:sSubPr>
                  <m:ctrlPr>
                    <w:rPr>
                      <w:rFonts w:ascii="Cambria Math" w:eastAsia="한양신명조" w:hAnsi="Cambria Math"/>
                      <w:szCs w:val="20"/>
                      <w:lang w:eastAsia="ko-KR"/>
                    </w:rPr>
                  </m:ctrlPr>
                </m:sSubPr>
                <m:e>
                  <m:r>
                    <w:rPr>
                      <w:rFonts w:ascii="Cambria Math" w:eastAsia="한양신명조" w:hAnsi="Cambria Math"/>
                      <w:szCs w:val="20"/>
                      <w:lang w:eastAsia="ko-KR"/>
                    </w:rPr>
                    <m:t>vw</m:t>
                  </m:r>
                </m:e>
                <m:sub>
                  <m:r>
                    <w:rPr>
                      <w:rFonts w:ascii="Cambria Math" w:eastAsia="한양신명조" w:hAnsi="Cambria Math"/>
                      <w:szCs w:val="20"/>
                      <w:lang w:eastAsia="ko-KR"/>
                    </w:rPr>
                    <m:t>it</m:t>
                  </m:r>
                </m:sub>
              </m:sSub>
              <m:r>
                <w:rPr>
                  <w:rFonts w:ascii="Cambria Math" w:eastAsia="한양신명조" w:hAnsi="Cambria Math"/>
                  <w:szCs w:val="20"/>
                  <w:lang w:eastAsia="ko-KR"/>
                </w:rPr>
                <m:t>=</m:t>
              </m:r>
              <m:sSub>
                <m:sSubPr>
                  <m:ctrlPr>
                    <w:rPr>
                      <w:rFonts w:ascii="Cambria Math" w:eastAsia="한양신명조" w:hAnsi="Cambria Math"/>
                      <w:i/>
                      <w:szCs w:val="20"/>
                      <w:lang w:eastAsia="ko-KR"/>
                    </w:rPr>
                  </m:ctrlPr>
                </m:sSubPr>
                <m:e>
                  <m:r>
                    <w:rPr>
                      <w:rFonts w:ascii="Cambria Math" w:eastAsia="한양신명조" w:hAnsi="Cambria Math"/>
                      <w:szCs w:val="20"/>
                      <w:lang w:eastAsia="ko-KR"/>
                    </w:rPr>
                    <m:t>tf</m:t>
                  </m:r>
                </m:e>
                <m:sub>
                  <m:r>
                    <w:rPr>
                      <w:rFonts w:ascii="Cambria Math" w:eastAsia="한양신명조" w:hAnsi="Cambria Math"/>
                      <w:szCs w:val="20"/>
                      <w:lang w:eastAsia="ko-KR"/>
                    </w:rPr>
                    <m:t>it</m:t>
                  </m:r>
                </m:sub>
              </m:sSub>
              <m:r>
                <w:rPr>
                  <w:rFonts w:ascii="Cambria Math" w:eastAsia="한양신명조" w:hAnsi="Cambria Math"/>
                  <w:szCs w:val="20"/>
                  <w:lang w:eastAsia="ko-KR"/>
                </w:rPr>
                <m:t>*</m:t>
              </m:r>
              <m:f>
                <m:fPr>
                  <m:ctrlPr>
                    <w:rPr>
                      <w:rFonts w:ascii="Cambria Math" w:eastAsia="한양신명조" w:hAnsi="Cambria Math"/>
                      <w:i/>
                      <w:szCs w:val="20"/>
                      <w:lang w:eastAsia="ko-KR"/>
                    </w:rPr>
                  </m:ctrlPr>
                </m:fPr>
                <m:num>
                  <m:sSub>
                    <m:sSubPr>
                      <m:ctrlPr>
                        <w:rPr>
                          <w:rFonts w:ascii="Cambria Math" w:eastAsia="한양신명조" w:hAnsi="Cambria Math"/>
                          <w:i/>
                          <w:szCs w:val="20"/>
                          <w:lang w:eastAsia="ko-KR"/>
                        </w:rPr>
                      </m:ctrlPr>
                    </m:sSubPr>
                    <m:e>
                      <m:r>
                        <w:rPr>
                          <w:rFonts w:ascii="Cambria Math" w:eastAsia="한양신명조" w:hAnsi="Cambria Math"/>
                          <w:szCs w:val="20"/>
                          <w:lang w:eastAsia="ko-KR"/>
                        </w:rPr>
                        <m:t>idf</m:t>
                      </m:r>
                    </m:e>
                    <m:sub>
                      <m:r>
                        <w:rPr>
                          <w:rFonts w:ascii="Cambria Math" w:eastAsia="한양신명조" w:hAnsi="Cambria Math"/>
                          <w:szCs w:val="20"/>
                          <w:lang w:eastAsia="ko-KR"/>
                        </w:rPr>
                        <m:t>it</m:t>
                      </m:r>
                    </m:sub>
                  </m:sSub>
                </m:num>
                <m:den>
                  <m:sSub>
                    <m:sSubPr>
                      <m:ctrlPr>
                        <w:rPr>
                          <w:rFonts w:ascii="Cambria Math" w:eastAsia="한양신명조" w:hAnsi="Cambria Math"/>
                          <w:i/>
                          <w:szCs w:val="20"/>
                          <w:lang w:eastAsia="ko-KR"/>
                        </w:rPr>
                      </m:ctrlPr>
                    </m:sSubPr>
                    <m:e>
                      <m:r>
                        <w:rPr>
                          <w:rFonts w:ascii="Cambria Math" w:eastAsia="한양신명조" w:hAnsi="Cambria Math"/>
                          <w:szCs w:val="20"/>
                          <w:lang w:eastAsia="ko-KR"/>
                        </w:rPr>
                        <m:t>idf</m:t>
                      </m:r>
                    </m:e>
                    <m:sub>
                      <m:r>
                        <w:rPr>
                          <w:rFonts w:ascii="Cambria Math" w:eastAsia="한양신명조" w:hAnsi="Cambria Math"/>
                          <w:szCs w:val="20"/>
                          <w:lang w:eastAsia="ko-KR"/>
                        </w:rPr>
                        <m:t>i(t-1)</m:t>
                      </m:r>
                    </m:sub>
                  </m:sSub>
                </m:den>
              </m:f>
            </m:oMath>
            <w:r w:rsidR="00E04810">
              <w:rPr>
                <w:rFonts w:eastAsiaTheme="minorEastAsia"/>
                <w:lang w:eastAsia="ko-KR"/>
              </w:rPr>
              <w:t>,</w:t>
            </w:r>
          </w:p>
        </w:tc>
        <w:tc>
          <w:tcPr>
            <w:tcW w:w="533" w:type="pct"/>
            <w:vAlign w:val="center"/>
          </w:tcPr>
          <w:p w14:paraId="61F139D4" w14:textId="77777777" w:rsidR="00E04810" w:rsidRPr="00F40332" w:rsidRDefault="00E04810" w:rsidP="00E04810">
            <w:pPr>
              <w:pStyle w:val="MDPI39equation"/>
            </w:pPr>
            <w:r w:rsidRPr="00F40332">
              <w:t>(</w:t>
            </w:r>
            <w:r>
              <w:t>2</w:t>
            </w:r>
            <w:r w:rsidRPr="00F40332">
              <w:t>)</w:t>
            </w:r>
          </w:p>
        </w:tc>
      </w:tr>
    </w:tbl>
    <w:p w14:paraId="22C9D6C3" w14:textId="76EBC4E8" w:rsidR="00E04810" w:rsidRDefault="008F7835" w:rsidP="00F73681">
      <w:pPr>
        <w:pStyle w:val="MDPI33textspaceafter"/>
        <w:spacing w:after="0"/>
        <w:rPr>
          <w:rFonts w:eastAsia="한양신명조"/>
          <w:lang w:eastAsia="ko-KR"/>
        </w:rPr>
      </w:pPr>
      <w:r>
        <w:rPr>
          <w:rFonts w:eastAsia="한양신명조"/>
          <w:lang w:eastAsia="ko-KR"/>
        </w:rPr>
        <w:t>W</w:t>
      </w:r>
      <w:r w:rsidR="00E04810" w:rsidRPr="00F923EC">
        <w:rPr>
          <w:rFonts w:eastAsia="한양신명조"/>
          <w:lang w:eastAsia="ko-KR"/>
        </w:rPr>
        <w:t>e measure vertex scores by using vertex weights and users’ explicit opinions</w:t>
      </w:r>
      <w:r w:rsidR="00E04810">
        <w:rPr>
          <w:rFonts w:eastAsia="한양신명조"/>
          <w:lang w:eastAsia="ko-KR"/>
        </w:rPr>
        <w:t xml:space="preserve"> such as like and re-tweets</w:t>
      </w:r>
      <w:r w:rsidR="00E04810" w:rsidRPr="00F923EC">
        <w:rPr>
          <w:rFonts w:eastAsia="한양신명조"/>
          <w:lang w:eastAsia="ko-KR"/>
        </w:rPr>
        <w:t>.</w:t>
      </w:r>
      <w:r w:rsidR="00E04810">
        <w:rPr>
          <w:rFonts w:eastAsia="한양신명조"/>
          <w:lang w:eastAsia="ko-KR"/>
        </w:rPr>
        <w:t xml:space="preserve"> </w:t>
      </w:r>
      <w:r w:rsidR="00E04810" w:rsidRPr="00185980">
        <w:rPr>
          <w:rFonts w:eastAsia="한양신명조"/>
          <w:lang w:eastAsia="ko-KR"/>
        </w:rPr>
        <w:t>We can use explicit opinions as weights since posts that contain a lot of explicit opinions from other users may be more reliable and important</w:t>
      </w:r>
      <w:r w:rsidR="00E04810">
        <w:rPr>
          <w:rFonts w:eastAsia="한양신명조"/>
          <w:lang w:eastAsia="ko-KR"/>
        </w:rPr>
        <w:t xml:space="preserve">. </w:t>
      </w:r>
      <w:r w:rsidR="00E04810" w:rsidRPr="00F923EC">
        <w:rPr>
          <w:rFonts w:eastAsia="한양신명조"/>
          <w:lang w:eastAsia="ko-KR"/>
        </w:rPr>
        <w:t xml:space="preserve">The vertex score can be formulated </w:t>
      </w:r>
      <w:r w:rsidR="00A16CDE">
        <w:rPr>
          <w:rFonts w:eastAsia="한양신명조"/>
          <w:lang w:eastAsia="ko-KR"/>
        </w:rPr>
        <w:t>by equation (3)</w:t>
      </w:r>
      <w:r w:rsidR="00E04810" w:rsidRPr="00F923EC">
        <w:rPr>
          <w:rFonts w:eastAsia="한양신명조"/>
          <w:lang w:eastAsia="ko-KR"/>
        </w:rPr>
        <w:t xml:space="preserve">, where </w:t>
      </w:r>
      <m:oMath>
        <m:sSub>
          <m:sSubPr>
            <m:ctrlPr>
              <w:rPr>
                <w:rFonts w:ascii="Cambria Math" w:eastAsia="#신명조" w:hAnsi="Cambria Math"/>
                <w:i/>
                <w:szCs w:val="20"/>
                <w:lang w:eastAsia="ko-KR"/>
              </w:rPr>
            </m:ctrlPr>
          </m:sSubPr>
          <m:e>
            <m:r>
              <w:rPr>
                <w:rFonts w:ascii="Cambria Math" w:eastAsia="#신명조" w:hAnsi="Cambria Math"/>
                <w:szCs w:val="20"/>
                <w:lang w:eastAsia="ko-KR"/>
              </w:rPr>
              <m:t>l</m:t>
            </m:r>
          </m:e>
          <m:sub>
            <m:r>
              <w:rPr>
                <w:rFonts w:ascii="Cambria Math" w:eastAsia="#신명조" w:hAnsi="Cambria Math"/>
                <w:szCs w:val="20"/>
                <w:lang w:eastAsia="ko-KR"/>
              </w:rPr>
              <m:t>it</m:t>
            </m:r>
          </m:sub>
        </m:sSub>
      </m:oMath>
      <w:r w:rsidR="00E04810" w:rsidRPr="00F923EC">
        <w:rPr>
          <w:rFonts w:eastAsia="한양신명조"/>
          <w:lang w:eastAsia="ko-KR"/>
        </w:rPr>
        <w:t xml:space="preserve"> and </w:t>
      </w:r>
      <m:oMath>
        <m:sSub>
          <m:sSubPr>
            <m:ctrlPr>
              <w:rPr>
                <w:rFonts w:ascii="Cambria Math" w:eastAsia="#신명조" w:hAnsi="Cambria Math"/>
                <w:i/>
                <w:szCs w:val="20"/>
                <w:lang w:eastAsia="ko-KR"/>
              </w:rPr>
            </m:ctrlPr>
          </m:sSubPr>
          <m:e>
            <m:r>
              <w:rPr>
                <w:rFonts w:ascii="Cambria Math" w:eastAsia="#신명조" w:hAnsi="Cambria Math"/>
                <w:szCs w:val="20"/>
                <w:lang w:eastAsia="ko-KR"/>
              </w:rPr>
              <m:t>r</m:t>
            </m:r>
          </m:e>
          <m:sub>
            <m:r>
              <w:rPr>
                <w:rFonts w:ascii="Cambria Math" w:eastAsia="#신명조" w:hAnsi="Cambria Math"/>
                <w:szCs w:val="20"/>
                <w:lang w:eastAsia="ko-KR"/>
              </w:rPr>
              <m:t>it</m:t>
            </m:r>
          </m:sub>
        </m:sSub>
      </m:oMath>
      <w:r w:rsidR="00E04810">
        <w:rPr>
          <w:rFonts w:eastAsia="한양신명조"/>
          <w:lang w:eastAsia="ko-KR"/>
        </w:rPr>
        <w:t xml:space="preserve"> </w:t>
      </w:r>
      <w:r w:rsidR="00E04810" w:rsidRPr="00F923EC">
        <w:rPr>
          <w:rFonts w:eastAsia="한양신명조"/>
          <w:lang w:eastAsia="ko-KR"/>
        </w:rPr>
        <w:t xml:space="preserve">denote the number of likes of keyword </w:t>
      </w:r>
      <w:proofErr w:type="spellStart"/>
      <w:r w:rsidR="00E04810" w:rsidRPr="008F7835">
        <w:rPr>
          <w:rFonts w:eastAsia="한양신명조"/>
          <w:i/>
          <w:lang w:eastAsia="ko-KR"/>
        </w:rPr>
        <w:t>i</w:t>
      </w:r>
      <w:proofErr w:type="spellEnd"/>
      <w:r w:rsidR="00E04810" w:rsidRPr="00F923EC">
        <w:rPr>
          <w:rFonts w:eastAsia="한양신명조"/>
          <w:lang w:eastAsia="ko-KR"/>
        </w:rPr>
        <w:t xml:space="preserve"> and the number of re-tweets of </w:t>
      </w:r>
      <w:r w:rsidR="006A269A">
        <w:rPr>
          <w:rFonts w:eastAsia="한양신명조"/>
          <w:lang w:eastAsia="ko-KR"/>
        </w:rPr>
        <w:t xml:space="preserve">the </w:t>
      </w:r>
      <w:r w:rsidR="00E04810" w:rsidRPr="00F923EC">
        <w:rPr>
          <w:rFonts w:eastAsia="한양신명조"/>
          <w:lang w:eastAsia="ko-KR"/>
        </w:rPr>
        <w:t xml:space="preserve">keyword within the particular time window </w:t>
      </w:r>
      <w:r w:rsidR="00E04810" w:rsidRPr="00A16CDE">
        <w:rPr>
          <w:rFonts w:eastAsia="한양신명조"/>
          <w:i/>
          <w:lang w:eastAsia="ko-KR"/>
        </w:rPr>
        <w:t>t</w:t>
      </w:r>
      <w:r w:rsidR="00E04810" w:rsidRPr="00F923EC">
        <w:rPr>
          <w:rFonts w:eastAsia="한양신명조"/>
          <w:lang w:eastAsia="ko-KR"/>
        </w:rPr>
        <w:t xml:space="preserve">, respectively. We apply the logarithm to the sum of likes and re-tweets to </w:t>
      </w:r>
      <w:r w:rsidR="006A269A">
        <w:rPr>
          <w:rFonts w:eastAsia="한양신명조"/>
          <w:lang w:eastAsia="ko-KR"/>
        </w:rPr>
        <w:t>scale</w:t>
      </w:r>
      <w:r w:rsidR="00E04810" w:rsidRPr="00F923EC">
        <w:rPr>
          <w:rFonts w:eastAsia="한양신명조"/>
          <w:lang w:eastAsia="ko-KR"/>
        </w:rPr>
        <w:t xml:space="preserve"> it.</w:t>
      </w:r>
    </w:p>
    <w:tbl>
      <w:tblPr>
        <w:tblW w:w="5000" w:type="pct"/>
        <w:jc w:val="center"/>
        <w:tblCellMar>
          <w:left w:w="0" w:type="dxa"/>
          <w:right w:w="0" w:type="dxa"/>
        </w:tblCellMar>
        <w:tblLook w:val="04A0" w:firstRow="1" w:lastRow="0" w:firstColumn="1" w:lastColumn="0" w:noHBand="0" w:noVBand="1"/>
      </w:tblPr>
      <w:tblGrid>
        <w:gridCol w:w="7901"/>
        <w:gridCol w:w="943"/>
      </w:tblGrid>
      <w:tr w:rsidR="00E04810" w:rsidRPr="00F40332" w14:paraId="72C8B659" w14:textId="77777777" w:rsidTr="00DE11E0">
        <w:trPr>
          <w:jc w:val="center"/>
        </w:trPr>
        <w:tc>
          <w:tcPr>
            <w:tcW w:w="4467" w:type="pct"/>
          </w:tcPr>
          <w:p w14:paraId="3440B34F" w14:textId="77777777" w:rsidR="00E04810" w:rsidRPr="00E04810" w:rsidRDefault="0089681C" w:rsidP="00A16CDE">
            <w:pPr>
              <w:pStyle w:val="MDPI39equation"/>
              <w:rPr>
                <w:rFonts w:eastAsiaTheme="minorEastAsia"/>
                <w:lang w:eastAsia="ko-KR"/>
              </w:rPr>
            </w:pPr>
            <m:oMath>
              <m:r>
                <w:rPr>
                  <w:rFonts w:ascii="Cambria Math" w:eastAsia="#신명조" w:hAnsi="Cambria Math"/>
                  <w:szCs w:val="20"/>
                  <w:lang w:eastAsia="ko-KR"/>
                </w:rPr>
                <m:t>v</m:t>
              </m:r>
              <m:sSub>
                <m:sSubPr>
                  <m:ctrlPr>
                    <w:rPr>
                      <w:rFonts w:ascii="Cambria Math" w:eastAsia="#신명조" w:hAnsi="Cambria Math"/>
                      <w:szCs w:val="20"/>
                      <w:lang w:eastAsia="ko-KR"/>
                    </w:rPr>
                  </m:ctrlPr>
                </m:sSubPr>
                <m:e>
                  <m:r>
                    <w:rPr>
                      <w:rFonts w:ascii="Cambria Math" w:eastAsia="#신명조" w:hAnsi="Cambria Math"/>
                      <w:szCs w:val="20"/>
                      <w:lang w:eastAsia="ko-KR"/>
                    </w:rPr>
                    <m:t>s</m:t>
                  </m:r>
                </m:e>
                <m:sub>
                  <m:r>
                    <w:rPr>
                      <w:rFonts w:ascii="Cambria Math" w:eastAsia="#신명조" w:hAnsi="Cambria Math"/>
                      <w:szCs w:val="20"/>
                      <w:lang w:eastAsia="ko-KR"/>
                    </w:rPr>
                    <m:t>it</m:t>
                  </m:r>
                </m:sub>
              </m:sSub>
              <m:r>
                <m:rPr>
                  <m:sty m:val="p"/>
                </m:rPr>
                <w:rPr>
                  <w:rFonts w:ascii="Cambria Math" w:eastAsia="#신명조" w:hAnsi="Cambria Math"/>
                  <w:szCs w:val="20"/>
                  <w:lang w:eastAsia="ko-KR"/>
                </w:rPr>
                <m:t>=</m:t>
              </m:r>
              <m:sSub>
                <m:sSubPr>
                  <m:ctrlPr>
                    <w:rPr>
                      <w:rFonts w:ascii="Cambria Math" w:eastAsia="#신명조" w:hAnsi="Cambria Math"/>
                      <w:szCs w:val="20"/>
                      <w:lang w:eastAsia="ko-KR"/>
                    </w:rPr>
                  </m:ctrlPr>
                </m:sSubPr>
                <m:e>
                  <m:r>
                    <w:rPr>
                      <w:rFonts w:ascii="Cambria Math" w:eastAsia="#신명조" w:hAnsi="Cambria Math"/>
                      <w:szCs w:val="20"/>
                      <w:lang w:eastAsia="ko-KR"/>
                    </w:rPr>
                    <m:t>vw</m:t>
                  </m:r>
                </m:e>
                <m:sub>
                  <m:r>
                    <w:rPr>
                      <w:rFonts w:ascii="Cambria Math" w:eastAsia="#신명조" w:hAnsi="Cambria Math"/>
                      <w:szCs w:val="20"/>
                      <w:lang w:eastAsia="ko-KR"/>
                    </w:rPr>
                    <m:t>it</m:t>
                  </m:r>
                </m:sub>
              </m:sSub>
              <m:r>
                <w:rPr>
                  <w:rFonts w:ascii="Cambria Math" w:eastAsia="#신명조" w:hAnsi="Cambria Math"/>
                  <w:szCs w:val="20"/>
                  <w:lang w:eastAsia="ko-KR"/>
                </w:rPr>
                <m:t>*</m:t>
              </m:r>
              <m:func>
                <m:funcPr>
                  <m:ctrlPr>
                    <w:rPr>
                      <w:rFonts w:ascii="Cambria Math" w:eastAsia="#신명조" w:hAnsi="Cambria Math"/>
                      <w:i/>
                      <w:szCs w:val="20"/>
                      <w:lang w:eastAsia="ko-KR"/>
                    </w:rPr>
                  </m:ctrlPr>
                </m:funcPr>
                <m:fName>
                  <m:r>
                    <m:rPr>
                      <m:sty m:val="p"/>
                    </m:rPr>
                    <w:rPr>
                      <w:rFonts w:ascii="Cambria Math" w:eastAsia="#신명조" w:hAnsi="Cambria Math"/>
                      <w:szCs w:val="20"/>
                    </w:rPr>
                    <m:t>log</m:t>
                  </m:r>
                </m:fName>
                <m:e>
                  <m:r>
                    <w:rPr>
                      <w:rFonts w:ascii="Cambria Math" w:eastAsia="#신명조" w:hAnsi="Cambria Math"/>
                      <w:szCs w:val="20"/>
                      <w:lang w:eastAsia="ko-KR"/>
                    </w:rPr>
                    <m:t>(</m:t>
                  </m:r>
                  <m:sSub>
                    <m:sSubPr>
                      <m:ctrlPr>
                        <w:rPr>
                          <w:rFonts w:ascii="Cambria Math" w:eastAsia="#신명조" w:hAnsi="Cambria Math"/>
                          <w:i/>
                          <w:szCs w:val="20"/>
                          <w:lang w:eastAsia="ko-KR"/>
                        </w:rPr>
                      </m:ctrlPr>
                    </m:sSubPr>
                    <m:e>
                      <m:r>
                        <w:rPr>
                          <w:rFonts w:ascii="Cambria Math" w:eastAsia="#신명조" w:hAnsi="Cambria Math"/>
                          <w:szCs w:val="20"/>
                          <w:lang w:eastAsia="ko-KR"/>
                        </w:rPr>
                        <m:t>l</m:t>
                      </m:r>
                    </m:e>
                    <m:sub>
                      <m:r>
                        <w:rPr>
                          <w:rFonts w:ascii="Cambria Math" w:eastAsia="#신명조" w:hAnsi="Cambria Math"/>
                          <w:szCs w:val="20"/>
                          <w:lang w:eastAsia="ko-KR"/>
                        </w:rPr>
                        <m:t>it</m:t>
                      </m:r>
                    </m:sub>
                  </m:sSub>
                  <m:r>
                    <w:rPr>
                      <w:rFonts w:ascii="Cambria Math" w:eastAsia="#신명조" w:hAnsi="Cambria Math"/>
                      <w:szCs w:val="20"/>
                      <w:lang w:eastAsia="ko-KR"/>
                    </w:rPr>
                    <m:t>+</m:t>
                  </m:r>
                  <m:sSub>
                    <m:sSubPr>
                      <m:ctrlPr>
                        <w:rPr>
                          <w:rFonts w:ascii="Cambria Math" w:eastAsia="#신명조" w:hAnsi="Cambria Math"/>
                          <w:i/>
                          <w:szCs w:val="20"/>
                          <w:lang w:eastAsia="ko-KR"/>
                        </w:rPr>
                      </m:ctrlPr>
                    </m:sSubPr>
                    <m:e>
                      <m:r>
                        <w:rPr>
                          <w:rFonts w:ascii="Cambria Math" w:eastAsia="#신명조" w:hAnsi="Cambria Math"/>
                          <w:szCs w:val="20"/>
                          <w:lang w:eastAsia="ko-KR"/>
                        </w:rPr>
                        <m:t>r</m:t>
                      </m:r>
                    </m:e>
                    <m:sub>
                      <m:r>
                        <w:rPr>
                          <w:rFonts w:ascii="Cambria Math" w:eastAsia="#신명조" w:hAnsi="Cambria Math"/>
                          <w:szCs w:val="20"/>
                          <w:lang w:eastAsia="ko-KR"/>
                        </w:rPr>
                        <m:t>it</m:t>
                      </m:r>
                    </m:sub>
                  </m:sSub>
                  <m:r>
                    <w:rPr>
                      <w:rFonts w:ascii="Cambria Math" w:eastAsia="#신명조" w:hAnsi="Cambria Math"/>
                      <w:szCs w:val="20"/>
                      <w:lang w:eastAsia="ko-KR"/>
                    </w:rPr>
                    <m:t>)</m:t>
                  </m:r>
                </m:e>
              </m:func>
            </m:oMath>
            <w:r w:rsidR="00E04810">
              <w:rPr>
                <w:rFonts w:eastAsiaTheme="minorEastAsia"/>
                <w:lang w:eastAsia="ko-KR"/>
              </w:rPr>
              <w:t>,</w:t>
            </w:r>
          </w:p>
        </w:tc>
        <w:tc>
          <w:tcPr>
            <w:tcW w:w="533" w:type="pct"/>
            <w:vAlign w:val="center"/>
          </w:tcPr>
          <w:p w14:paraId="312BA794" w14:textId="77777777" w:rsidR="00E04810" w:rsidRPr="00F40332" w:rsidRDefault="00E04810" w:rsidP="00E04810">
            <w:pPr>
              <w:pStyle w:val="MDPI39equation"/>
            </w:pPr>
            <w:r w:rsidRPr="00F40332">
              <w:t>(</w:t>
            </w:r>
            <w:r>
              <w:t>3</w:t>
            </w:r>
            <w:r w:rsidRPr="00F40332">
              <w:t>)</w:t>
            </w:r>
          </w:p>
        </w:tc>
      </w:tr>
    </w:tbl>
    <w:p w14:paraId="19086F84" w14:textId="7B5AA376" w:rsidR="00D565FB" w:rsidRPr="00A16CDE" w:rsidRDefault="00E04810" w:rsidP="00A16CDE">
      <w:pPr>
        <w:pStyle w:val="MDPI33textspaceafter"/>
        <w:rPr>
          <w:rFonts w:eastAsia="한양신명조"/>
        </w:rPr>
      </w:pPr>
      <w:r w:rsidRPr="00A16CDE">
        <w:rPr>
          <w:rFonts w:eastAsia="한양신명조"/>
        </w:rPr>
        <w:t>In order to reveal ‘key’ nodes, we measure Text-Rank</w:t>
      </w:r>
      <w:r w:rsidR="008F7835" w:rsidRPr="00A16CDE">
        <w:rPr>
          <w:rFonts w:eastAsia="한양신명조"/>
        </w:rPr>
        <w:t xml:space="preserve"> </w:t>
      </w:r>
      <w:r w:rsidRPr="00A16CDE">
        <w:rPr>
          <w:rFonts w:eastAsia="한양신명조"/>
        </w:rPr>
        <w:t>[</w:t>
      </w:r>
      <w:del w:id="115" w:author="dojin" w:date="2020-08-03T02:55:00Z">
        <w:r w:rsidRPr="00A16CDE" w:rsidDel="00F82FD3">
          <w:rPr>
            <w:rFonts w:eastAsia="한양신명조"/>
          </w:rPr>
          <w:delText>2</w:delText>
        </w:r>
        <w:r w:rsidR="00B41E9B" w:rsidDel="00F82FD3">
          <w:rPr>
            <w:rFonts w:eastAsia="한양신명조"/>
          </w:rPr>
          <w:delText>6</w:delText>
        </w:r>
      </w:del>
      <w:ins w:id="116" w:author="dojin" w:date="2020-08-03T02:55:00Z">
        <w:r w:rsidR="00F82FD3">
          <w:rPr>
            <w:rFonts w:eastAsia="한양신명조"/>
          </w:rPr>
          <w:t>30</w:t>
        </w:r>
      </w:ins>
      <w:r w:rsidRPr="00A16CDE">
        <w:rPr>
          <w:rFonts w:eastAsia="한양신명조"/>
        </w:rPr>
        <w:t xml:space="preserve">] scores on the weighted keyword graph. Text-Rank is frequently used for extracting primary keywords from the entire graph. We perform clustering based on ‘key’ nodes that </w:t>
      </w:r>
      <w:r w:rsidR="00DF2F50">
        <w:rPr>
          <w:rFonts w:eastAsia="한양신명조"/>
        </w:rPr>
        <w:t>are</w:t>
      </w:r>
      <w:r w:rsidR="00DF2F50" w:rsidRPr="00A16CDE">
        <w:rPr>
          <w:rFonts w:eastAsia="한양신명조"/>
        </w:rPr>
        <w:t xml:space="preserve"> </w:t>
      </w:r>
      <w:r w:rsidRPr="00A16CDE">
        <w:rPr>
          <w:rFonts w:eastAsia="한양신명조"/>
        </w:rPr>
        <w:t xml:space="preserve">selected according to </w:t>
      </w:r>
      <w:r w:rsidR="00DF2F50">
        <w:rPr>
          <w:rFonts w:eastAsia="한양신명조"/>
        </w:rPr>
        <w:t xml:space="preserve">the </w:t>
      </w:r>
      <w:r w:rsidRPr="00A16CDE">
        <w:rPr>
          <w:rFonts w:eastAsia="한양신명조"/>
        </w:rPr>
        <w:t xml:space="preserve">Text-Rank algorithm. The Text-Rank score can be formulated </w:t>
      </w:r>
      <w:r w:rsidR="00A16CDE">
        <w:rPr>
          <w:rFonts w:eastAsia="한양신명조"/>
        </w:rPr>
        <w:t>by equation (4)</w:t>
      </w:r>
      <w:r w:rsidRPr="00A16CDE">
        <w:rPr>
          <w:rFonts w:eastAsia="한양신명조"/>
        </w:rPr>
        <w:t xml:space="preserve">, where </w:t>
      </w:r>
      <w:proofErr w:type="spellStart"/>
      <w:r w:rsidRPr="00A16CDE">
        <w:rPr>
          <w:rFonts w:eastAsia="한양신명조"/>
          <w:i/>
        </w:rPr>
        <w:t>v</w:t>
      </w:r>
      <w:r w:rsidRPr="00A16CDE">
        <w:rPr>
          <w:rFonts w:eastAsia="한양신명조"/>
          <w:i/>
          <w:vertAlign w:val="subscript"/>
        </w:rPr>
        <w:t>it</w:t>
      </w:r>
      <w:proofErr w:type="spellEnd"/>
      <w:r w:rsidRPr="00A16CDE">
        <w:rPr>
          <w:rFonts w:eastAsia="한양신명조"/>
        </w:rPr>
        <w:t xml:space="preserve">, </w:t>
      </w:r>
      <w:r w:rsidRPr="00A16CDE">
        <w:rPr>
          <w:rFonts w:eastAsia="한양신명조"/>
          <w:i/>
        </w:rPr>
        <w:t>N</w:t>
      </w:r>
      <w:r w:rsidRPr="00A16CDE">
        <w:rPr>
          <w:rFonts w:eastAsia="한양신명조"/>
          <w:i/>
          <w:vertAlign w:val="subscript"/>
        </w:rPr>
        <w:t>i</w:t>
      </w:r>
      <w:r w:rsidRPr="00A16CDE">
        <w:rPr>
          <w:rFonts w:eastAsia="한양신명조"/>
        </w:rPr>
        <w:t xml:space="preserve">, and </w:t>
      </w:r>
      <w:r w:rsidRPr="00A16CDE">
        <w:rPr>
          <w:rFonts w:eastAsia="한양신명조"/>
          <w:i/>
        </w:rPr>
        <w:t>d</w:t>
      </w:r>
      <w:r w:rsidRPr="00A16CDE">
        <w:rPr>
          <w:rFonts w:eastAsia="한양신명조"/>
        </w:rPr>
        <w:t xml:space="preserve"> denote the particular vertex </w:t>
      </w:r>
      <w:proofErr w:type="spellStart"/>
      <w:r w:rsidRPr="00A16CDE">
        <w:rPr>
          <w:rFonts w:eastAsia="한양신명조"/>
          <w:i/>
        </w:rPr>
        <w:t>i</w:t>
      </w:r>
      <w:proofErr w:type="spellEnd"/>
      <w:r w:rsidRPr="00A16CDE">
        <w:rPr>
          <w:rFonts w:eastAsia="한양신명조"/>
        </w:rPr>
        <w:t xml:space="preserve"> over time window </w:t>
      </w:r>
      <w:r w:rsidRPr="00A16CDE">
        <w:rPr>
          <w:rFonts w:eastAsia="한양신명조"/>
          <w:i/>
        </w:rPr>
        <w:t>t</w:t>
      </w:r>
      <w:r w:rsidRPr="00A16CDE">
        <w:rPr>
          <w:rFonts w:eastAsia="한양신명조"/>
        </w:rPr>
        <w:t>, neighbor</w:t>
      </w:r>
      <w:r w:rsidR="00674795">
        <w:rPr>
          <w:rFonts w:eastAsia="한양신명조"/>
        </w:rPr>
        <w:t>s</w:t>
      </w:r>
      <w:r w:rsidRPr="00A16CDE">
        <w:rPr>
          <w:rFonts w:eastAsia="한양신명조"/>
        </w:rPr>
        <w:t xml:space="preserve"> of vertex </w:t>
      </w:r>
      <w:proofErr w:type="spellStart"/>
      <w:r w:rsidRPr="00A16CDE">
        <w:rPr>
          <w:rFonts w:eastAsia="한양신명조"/>
          <w:i/>
        </w:rPr>
        <w:t>i</w:t>
      </w:r>
      <w:proofErr w:type="spellEnd"/>
      <w:r w:rsidRPr="00A16CDE">
        <w:rPr>
          <w:rFonts w:eastAsia="한양신명조"/>
        </w:rPr>
        <w:t xml:space="preserve"> in the weighted keyword graph, and the damping factor, respectively. We initialize </w:t>
      </w:r>
      <w:proofErr w:type="spellStart"/>
      <w:proofErr w:type="gramStart"/>
      <w:r w:rsidRPr="00A16CDE">
        <w:rPr>
          <w:rFonts w:eastAsia="한양신명조"/>
          <w:i/>
        </w:rPr>
        <w:t>tr</w:t>
      </w:r>
      <w:proofErr w:type="spellEnd"/>
      <w:r w:rsidRPr="00A16CDE">
        <w:rPr>
          <w:rFonts w:eastAsia="한양신명조"/>
          <w:i/>
        </w:rPr>
        <w:t>(</w:t>
      </w:r>
      <w:proofErr w:type="spellStart"/>
      <w:proofErr w:type="gramEnd"/>
      <w:r w:rsidRPr="00A16CDE">
        <w:rPr>
          <w:rFonts w:eastAsia="한양신명조"/>
          <w:i/>
        </w:rPr>
        <w:t>v</w:t>
      </w:r>
      <w:r w:rsidRPr="00A16CDE">
        <w:rPr>
          <w:rFonts w:eastAsia="한양신명조"/>
          <w:i/>
          <w:vertAlign w:val="subscript"/>
        </w:rPr>
        <w:t>it</w:t>
      </w:r>
      <w:proofErr w:type="spellEnd"/>
      <w:r w:rsidRPr="00A16CDE">
        <w:rPr>
          <w:rFonts w:eastAsia="한양신명조"/>
          <w:i/>
        </w:rPr>
        <w:t>)</w:t>
      </w:r>
      <w:r w:rsidRPr="00A16CDE">
        <w:rPr>
          <w:rFonts w:eastAsia="한양신명조"/>
        </w:rPr>
        <w:t xml:space="preserve"> value with </w:t>
      </w:r>
      <w:proofErr w:type="spellStart"/>
      <w:r w:rsidR="0089681C" w:rsidRPr="0089681C">
        <w:rPr>
          <w:rFonts w:eastAsia="한양신명조"/>
          <w:i/>
        </w:rPr>
        <w:t>v</w:t>
      </w:r>
      <w:r w:rsidRPr="00A16CDE">
        <w:rPr>
          <w:rFonts w:eastAsia="한양신명조"/>
          <w:i/>
        </w:rPr>
        <w:t>s</w:t>
      </w:r>
      <w:r w:rsidRPr="00A16CDE">
        <w:rPr>
          <w:rFonts w:eastAsia="한양신명조"/>
          <w:i/>
          <w:vertAlign w:val="subscript"/>
        </w:rPr>
        <w:t>it</w:t>
      </w:r>
      <w:proofErr w:type="spellEnd"/>
      <w:r w:rsidR="00A16CDE">
        <w:rPr>
          <w:rFonts w:eastAsia="한양신명조"/>
          <w:i/>
          <w:vertAlign w:val="subscript"/>
        </w:rPr>
        <w:t xml:space="preserve"> </w:t>
      </w:r>
      <w:r w:rsidR="0089681C" w:rsidRPr="0089681C">
        <w:rPr>
          <w:rFonts w:eastAsia="한양신명조" w:hint="eastAsia"/>
          <w:lang w:eastAsia="ko-KR"/>
        </w:rPr>
        <w:t>that</w:t>
      </w:r>
      <w:r w:rsidR="0089681C">
        <w:rPr>
          <w:rFonts w:eastAsia="한양신명조"/>
        </w:rPr>
        <w:t xml:space="preserve"> is the vertex score calculated </w:t>
      </w:r>
      <w:r w:rsidR="00A16CDE" w:rsidRPr="00A16CDE">
        <w:rPr>
          <w:rFonts w:eastAsia="한양신명조"/>
        </w:rPr>
        <w:t xml:space="preserve">by </w:t>
      </w:r>
      <w:r w:rsidR="00A16CDE">
        <w:rPr>
          <w:rFonts w:eastAsia="한양신명조"/>
        </w:rPr>
        <w:t>equation (3)</w:t>
      </w:r>
      <w:r w:rsidRPr="00A16CDE">
        <w:rPr>
          <w:rFonts w:eastAsia="한양신명조"/>
        </w:rPr>
        <w:t xml:space="preserve">. The factor </w:t>
      </w:r>
      <w:r w:rsidRPr="00A16CDE">
        <w:rPr>
          <w:rFonts w:eastAsia="한양신명조"/>
          <w:i/>
        </w:rPr>
        <w:t>d</w:t>
      </w:r>
      <w:r w:rsidR="00674795">
        <w:rPr>
          <w:rFonts w:eastAsia="한양신명조"/>
        </w:rPr>
        <w:t xml:space="preserve"> that adjusts the random probability variable</w:t>
      </w:r>
      <w:r w:rsidRPr="00A16CDE">
        <w:rPr>
          <w:rFonts w:eastAsia="한양신명조"/>
        </w:rPr>
        <w:t xml:space="preserve"> is usually set to 0.85</w:t>
      </w:r>
      <w:r w:rsidR="008F7835" w:rsidRPr="00A16CDE">
        <w:rPr>
          <w:rFonts w:eastAsia="한양신명조"/>
        </w:rPr>
        <w:t xml:space="preserve"> </w:t>
      </w:r>
      <w:r w:rsidRPr="00A16CDE">
        <w:rPr>
          <w:rFonts w:eastAsia="한양신명조"/>
        </w:rPr>
        <w:t>[</w:t>
      </w:r>
      <w:del w:id="117" w:author="dojin" w:date="2020-08-03T02:55:00Z">
        <w:r w:rsidR="00B41E9B" w:rsidRPr="00A16CDE" w:rsidDel="00F82FD3">
          <w:rPr>
            <w:rFonts w:eastAsia="한양신명조"/>
          </w:rPr>
          <w:delText>2</w:delText>
        </w:r>
        <w:r w:rsidR="00B41E9B" w:rsidDel="00F82FD3">
          <w:rPr>
            <w:rFonts w:eastAsia="한양신명조"/>
          </w:rPr>
          <w:delText>7</w:delText>
        </w:r>
      </w:del>
      <w:ins w:id="118" w:author="dojin" w:date="2020-08-03T02:55:00Z">
        <w:r w:rsidR="00F82FD3">
          <w:rPr>
            <w:rFonts w:eastAsia="한양신명조"/>
          </w:rPr>
          <w:t>31</w:t>
        </w:r>
      </w:ins>
      <w:r w:rsidRPr="00A16CDE">
        <w:rPr>
          <w:rFonts w:eastAsia="한양신명조"/>
        </w:rPr>
        <w:t>].</w:t>
      </w:r>
    </w:p>
    <w:tbl>
      <w:tblPr>
        <w:tblW w:w="5000" w:type="pct"/>
        <w:jc w:val="center"/>
        <w:tblCellMar>
          <w:left w:w="0" w:type="dxa"/>
          <w:right w:w="0" w:type="dxa"/>
        </w:tblCellMar>
        <w:tblLook w:val="04A0" w:firstRow="1" w:lastRow="0" w:firstColumn="1" w:lastColumn="0" w:noHBand="0" w:noVBand="1"/>
      </w:tblPr>
      <w:tblGrid>
        <w:gridCol w:w="7901"/>
        <w:gridCol w:w="943"/>
      </w:tblGrid>
      <w:tr w:rsidR="00E04810" w:rsidRPr="00F40332" w14:paraId="0A548CD8" w14:textId="77777777" w:rsidTr="00DE11E0">
        <w:trPr>
          <w:jc w:val="center"/>
        </w:trPr>
        <w:tc>
          <w:tcPr>
            <w:tcW w:w="4467" w:type="pct"/>
          </w:tcPr>
          <w:p w14:paraId="73AAE61A" w14:textId="77777777" w:rsidR="00E04810" w:rsidRPr="00E04810" w:rsidRDefault="00E04810" w:rsidP="00A16CDE">
            <w:pPr>
              <w:pStyle w:val="MDPI39equation"/>
              <w:rPr>
                <w:rFonts w:eastAsiaTheme="minorEastAsia"/>
                <w:lang w:eastAsia="ko-KR"/>
              </w:rPr>
            </w:pPr>
            <m:oMath>
              <m:r>
                <m:rPr>
                  <m:sty m:val="p"/>
                </m:rPr>
                <w:rPr>
                  <w:rFonts w:ascii="Cambria Math" w:eastAsia="#신명조" w:hAnsi="Cambria Math"/>
                  <w:szCs w:val="20"/>
                  <w:lang w:eastAsia="ko-KR"/>
                </w:rPr>
                <m:t>tr</m:t>
              </m:r>
              <m:d>
                <m:dPr>
                  <m:ctrlPr>
                    <w:rPr>
                      <w:rFonts w:ascii="Cambria Math" w:eastAsia="#신명조" w:hAnsi="Cambria Math"/>
                      <w:szCs w:val="20"/>
                      <w:lang w:eastAsia="ko-KR"/>
                    </w:rPr>
                  </m:ctrlPr>
                </m:dPr>
                <m:e>
                  <m:sSub>
                    <m:sSubPr>
                      <m:ctrlPr>
                        <w:rPr>
                          <w:rFonts w:ascii="Cambria Math" w:eastAsia="#신명조" w:hAnsi="Cambria Math"/>
                          <w:szCs w:val="20"/>
                          <w:lang w:eastAsia="ko-KR"/>
                        </w:rPr>
                      </m:ctrlPr>
                    </m:sSubPr>
                    <m:e>
                      <m:r>
                        <w:rPr>
                          <w:rFonts w:ascii="Cambria Math" w:eastAsia="#신명조" w:hAnsi="Cambria Math"/>
                          <w:szCs w:val="20"/>
                          <w:lang w:eastAsia="ko-KR"/>
                        </w:rPr>
                        <m:t>v</m:t>
                      </m:r>
                    </m:e>
                    <m:sub>
                      <m:r>
                        <w:rPr>
                          <w:rFonts w:ascii="Cambria Math" w:eastAsia="#신명조" w:hAnsi="Cambria Math"/>
                          <w:szCs w:val="20"/>
                          <w:lang w:eastAsia="ko-KR"/>
                        </w:rPr>
                        <m:t>it</m:t>
                      </m:r>
                    </m:sub>
                  </m:sSub>
                  <m:ctrlPr>
                    <w:rPr>
                      <w:rFonts w:ascii="Cambria Math" w:eastAsia="#신명조" w:hAnsi="Cambria Math"/>
                      <w:i/>
                      <w:szCs w:val="20"/>
                      <w:lang w:eastAsia="ko-KR"/>
                    </w:rPr>
                  </m:ctrlPr>
                </m:e>
              </m:d>
              <m:r>
                <w:rPr>
                  <w:rFonts w:ascii="Cambria Math" w:eastAsia="#신명조" w:hAnsi="Cambria Math"/>
                  <w:szCs w:val="20"/>
                  <w:lang w:eastAsia="ko-KR"/>
                </w:rPr>
                <m:t>=</m:t>
              </m:r>
              <m:d>
                <m:dPr>
                  <m:ctrlPr>
                    <w:rPr>
                      <w:rFonts w:ascii="Cambria Math" w:eastAsia="#신명조" w:hAnsi="Cambria Math"/>
                      <w:i/>
                      <w:szCs w:val="20"/>
                      <w:lang w:eastAsia="ko-KR"/>
                    </w:rPr>
                  </m:ctrlPr>
                </m:dPr>
                <m:e>
                  <m:r>
                    <w:rPr>
                      <w:rFonts w:ascii="Cambria Math" w:eastAsia="#신명조" w:hAnsi="Cambria Math"/>
                      <w:szCs w:val="20"/>
                      <w:lang w:eastAsia="ko-KR"/>
                    </w:rPr>
                    <m:t>1-d</m:t>
                  </m:r>
                </m:e>
              </m:d>
              <m:r>
                <w:rPr>
                  <w:rFonts w:ascii="Cambria Math" w:eastAsia="#신명조" w:hAnsi="Cambria Math"/>
                  <w:szCs w:val="20"/>
                  <w:lang w:eastAsia="ko-KR"/>
                </w:rPr>
                <m:t>+d*</m:t>
              </m:r>
              <m:nary>
                <m:naryPr>
                  <m:chr m:val="∑"/>
                  <m:limLoc m:val="undOvr"/>
                  <m:supHide m:val="1"/>
                  <m:ctrlPr>
                    <w:rPr>
                      <w:rFonts w:ascii="Cambria Math" w:eastAsia="#신명조" w:hAnsi="Cambria Math"/>
                      <w:i/>
                      <w:szCs w:val="20"/>
                      <w:lang w:eastAsia="ko-KR"/>
                    </w:rPr>
                  </m:ctrlPr>
                </m:naryPr>
                <m:sub>
                  <m:r>
                    <w:rPr>
                      <w:rFonts w:ascii="Cambria Math" w:eastAsia="#신명조" w:hAnsi="Cambria Math"/>
                      <w:szCs w:val="20"/>
                      <w:lang w:eastAsia="ko-KR"/>
                    </w:rPr>
                    <m:t>j∈</m:t>
                  </m:r>
                  <m:sSub>
                    <m:sSubPr>
                      <m:ctrlPr>
                        <w:rPr>
                          <w:rFonts w:ascii="Cambria Math" w:eastAsia="#신명조" w:hAnsi="Cambria Math"/>
                          <w:i/>
                          <w:szCs w:val="20"/>
                          <w:lang w:eastAsia="ko-KR"/>
                        </w:rPr>
                      </m:ctrlPr>
                    </m:sSubPr>
                    <m:e>
                      <m:r>
                        <w:rPr>
                          <w:rFonts w:ascii="Cambria Math" w:eastAsia="#신명조" w:hAnsi="Cambria Math"/>
                          <w:szCs w:val="20"/>
                          <w:lang w:eastAsia="ko-KR"/>
                        </w:rPr>
                        <m:t>N</m:t>
                      </m:r>
                    </m:e>
                    <m:sub>
                      <m:r>
                        <w:rPr>
                          <w:rFonts w:ascii="Cambria Math" w:eastAsia="#신명조" w:hAnsi="Cambria Math"/>
                          <w:szCs w:val="20"/>
                          <w:lang w:eastAsia="ko-KR"/>
                        </w:rPr>
                        <m:t>i</m:t>
                      </m:r>
                    </m:sub>
                  </m:sSub>
                </m:sub>
                <m:sup/>
                <m:e>
                  <m:f>
                    <m:fPr>
                      <m:ctrlPr>
                        <w:rPr>
                          <w:rFonts w:ascii="Cambria Math" w:eastAsia="#신명조" w:hAnsi="Cambria Math"/>
                          <w:i/>
                          <w:szCs w:val="20"/>
                          <w:lang w:eastAsia="ko-KR"/>
                        </w:rPr>
                      </m:ctrlPr>
                    </m:fPr>
                    <m:num>
                      <m:sSub>
                        <m:sSubPr>
                          <m:ctrlPr>
                            <w:rPr>
                              <w:rFonts w:ascii="Cambria Math" w:eastAsia="#신명조" w:hAnsi="Cambria Math"/>
                              <w:i/>
                              <w:szCs w:val="20"/>
                              <w:lang w:eastAsia="ko-KR"/>
                            </w:rPr>
                          </m:ctrlPr>
                        </m:sSubPr>
                        <m:e>
                          <m:r>
                            <w:rPr>
                              <w:rFonts w:ascii="Cambria Math" w:eastAsia="#신명조" w:hAnsi="Cambria Math"/>
                              <w:szCs w:val="20"/>
                              <w:lang w:eastAsia="ko-KR"/>
                            </w:rPr>
                            <m:t>ew</m:t>
                          </m:r>
                        </m:e>
                        <m:sub>
                          <m:r>
                            <w:rPr>
                              <w:rFonts w:ascii="Cambria Math" w:eastAsia="#신명조" w:hAnsi="Cambria Math"/>
                              <w:szCs w:val="20"/>
                              <w:lang w:eastAsia="ko-KR"/>
                            </w:rPr>
                            <m:t>ij</m:t>
                          </m:r>
                        </m:sub>
                      </m:sSub>
                    </m:num>
                    <m:den>
                      <m:nary>
                        <m:naryPr>
                          <m:chr m:val="∑"/>
                          <m:limLoc m:val="undOvr"/>
                          <m:supHide m:val="1"/>
                          <m:ctrlPr>
                            <w:rPr>
                              <w:rFonts w:ascii="Cambria Math" w:eastAsia="#신명조" w:hAnsi="Cambria Math"/>
                              <w:i/>
                              <w:szCs w:val="20"/>
                              <w:lang w:eastAsia="ko-KR"/>
                            </w:rPr>
                          </m:ctrlPr>
                        </m:naryPr>
                        <m:sub>
                          <m:r>
                            <w:rPr>
                              <w:rFonts w:ascii="Cambria Math" w:eastAsia="#신명조" w:hAnsi="Cambria Math"/>
                              <w:szCs w:val="20"/>
                              <w:lang w:eastAsia="ko-KR"/>
                            </w:rPr>
                            <m:t>k∈</m:t>
                          </m:r>
                          <m:sSub>
                            <m:sSubPr>
                              <m:ctrlPr>
                                <w:rPr>
                                  <w:rFonts w:ascii="Cambria Math" w:eastAsia="#신명조" w:hAnsi="Cambria Math"/>
                                  <w:i/>
                                  <w:szCs w:val="20"/>
                                  <w:lang w:eastAsia="ko-KR"/>
                                </w:rPr>
                              </m:ctrlPr>
                            </m:sSubPr>
                            <m:e>
                              <m:r>
                                <w:rPr>
                                  <w:rFonts w:ascii="Cambria Math" w:eastAsia="#신명조" w:hAnsi="Cambria Math"/>
                                  <w:szCs w:val="20"/>
                                  <w:lang w:eastAsia="ko-KR"/>
                                </w:rPr>
                                <m:t>N</m:t>
                              </m:r>
                            </m:e>
                            <m:sub>
                              <m:r>
                                <w:rPr>
                                  <w:rFonts w:ascii="Cambria Math" w:eastAsia="#신명조" w:hAnsi="Cambria Math"/>
                                  <w:szCs w:val="20"/>
                                  <w:lang w:eastAsia="ko-KR"/>
                                </w:rPr>
                                <m:t>j</m:t>
                              </m:r>
                            </m:sub>
                          </m:sSub>
                        </m:sub>
                        <m:sup/>
                        <m:e>
                          <m:sSub>
                            <m:sSubPr>
                              <m:ctrlPr>
                                <w:rPr>
                                  <w:rFonts w:ascii="Cambria Math" w:eastAsia="#신명조" w:hAnsi="Cambria Math"/>
                                  <w:i/>
                                  <w:szCs w:val="20"/>
                                  <w:lang w:eastAsia="ko-KR"/>
                                </w:rPr>
                              </m:ctrlPr>
                            </m:sSubPr>
                            <m:e>
                              <m:r>
                                <w:rPr>
                                  <w:rFonts w:ascii="Cambria Math" w:eastAsia="#신명조" w:hAnsi="Cambria Math"/>
                                  <w:szCs w:val="20"/>
                                  <w:lang w:eastAsia="ko-KR"/>
                                </w:rPr>
                                <m:t>ew</m:t>
                              </m:r>
                            </m:e>
                            <m:sub>
                              <m:r>
                                <w:rPr>
                                  <w:rFonts w:ascii="Cambria Math" w:eastAsia="#신명조" w:hAnsi="Cambria Math"/>
                                  <w:szCs w:val="20"/>
                                  <w:lang w:eastAsia="ko-KR"/>
                                </w:rPr>
                                <m:t>jk</m:t>
                              </m:r>
                            </m:sub>
                          </m:sSub>
                        </m:e>
                      </m:nary>
                    </m:den>
                  </m:f>
                  <m:r>
                    <w:rPr>
                      <w:rFonts w:ascii="Cambria Math" w:eastAsia="#신명조" w:hAnsi="Cambria Math"/>
                      <w:szCs w:val="20"/>
                      <w:lang w:eastAsia="ko-KR"/>
                    </w:rPr>
                    <m:t>tr(</m:t>
                  </m:r>
                  <m:sSub>
                    <m:sSubPr>
                      <m:ctrlPr>
                        <w:rPr>
                          <w:rFonts w:ascii="Cambria Math" w:eastAsia="#신명조" w:hAnsi="Cambria Math"/>
                          <w:i/>
                          <w:szCs w:val="20"/>
                          <w:lang w:eastAsia="ko-KR"/>
                        </w:rPr>
                      </m:ctrlPr>
                    </m:sSubPr>
                    <m:e>
                      <m:r>
                        <w:rPr>
                          <w:rFonts w:ascii="Cambria Math" w:eastAsia="#신명조" w:hAnsi="Cambria Math"/>
                          <w:szCs w:val="20"/>
                          <w:lang w:eastAsia="ko-KR"/>
                        </w:rPr>
                        <m:t>v</m:t>
                      </m:r>
                    </m:e>
                    <m:sub>
                      <m:r>
                        <w:rPr>
                          <w:rFonts w:ascii="Cambria Math" w:eastAsia="#신명조" w:hAnsi="Cambria Math"/>
                          <w:szCs w:val="20"/>
                          <w:lang w:eastAsia="ko-KR"/>
                        </w:rPr>
                        <m:t>jt</m:t>
                      </m:r>
                    </m:sub>
                  </m:sSub>
                  <m:r>
                    <w:rPr>
                      <w:rFonts w:ascii="Cambria Math" w:eastAsia="#신명조" w:hAnsi="Cambria Math"/>
                      <w:szCs w:val="20"/>
                      <w:lang w:eastAsia="ko-KR"/>
                    </w:rPr>
                    <m:t>)</m:t>
                  </m:r>
                </m:e>
              </m:nary>
            </m:oMath>
            <w:r>
              <w:rPr>
                <w:rFonts w:eastAsiaTheme="minorEastAsia"/>
                <w:lang w:eastAsia="ko-KR"/>
              </w:rPr>
              <w:t>,</w:t>
            </w:r>
          </w:p>
        </w:tc>
        <w:tc>
          <w:tcPr>
            <w:tcW w:w="533" w:type="pct"/>
            <w:vAlign w:val="center"/>
          </w:tcPr>
          <w:p w14:paraId="7E4A7AC3" w14:textId="77777777" w:rsidR="00E04810" w:rsidRPr="00F40332" w:rsidRDefault="00E04810" w:rsidP="00E04810">
            <w:pPr>
              <w:pStyle w:val="MDPI39equation"/>
            </w:pPr>
            <w:r w:rsidRPr="00F40332">
              <w:t>(</w:t>
            </w:r>
            <w:r>
              <w:t>4</w:t>
            </w:r>
            <w:r w:rsidRPr="00F40332">
              <w:t>)</w:t>
            </w:r>
          </w:p>
        </w:tc>
      </w:tr>
    </w:tbl>
    <w:p w14:paraId="68ABF3A3" w14:textId="19CBF355" w:rsidR="008F7835" w:rsidRPr="00F73681" w:rsidRDefault="00E04810" w:rsidP="00F73681">
      <w:pPr>
        <w:pStyle w:val="MDPI31text"/>
        <w:rPr>
          <w:color w:val="auto"/>
        </w:rPr>
      </w:pPr>
      <w:r w:rsidRPr="00F73681">
        <w:rPr>
          <w:color w:val="auto"/>
        </w:rPr>
        <w:t xml:space="preserve">The graph clustering based on ‘key’ nodes makes it easier to detect words associated with the event and improves the performance than the graph clustering based on entire keyword </w:t>
      </w:r>
      <w:r w:rsidR="00337A7E" w:rsidRPr="00F73681">
        <w:rPr>
          <w:color w:val="auto"/>
        </w:rPr>
        <w:t>vert</w:t>
      </w:r>
      <w:r w:rsidR="00337A7E">
        <w:rPr>
          <w:color w:val="auto"/>
        </w:rPr>
        <w:t>ices</w:t>
      </w:r>
      <w:r w:rsidRPr="00F73681">
        <w:rPr>
          <w:color w:val="auto"/>
        </w:rPr>
        <w:t xml:space="preserve">. We choose top-k ‘key’ nodes according to the Text-Rank scores by </w:t>
      </w:r>
      <w:r w:rsidR="0039215B">
        <w:rPr>
          <w:color w:val="auto"/>
        </w:rPr>
        <w:t xml:space="preserve">the </w:t>
      </w:r>
      <w:r w:rsidRPr="00F73681">
        <w:rPr>
          <w:color w:val="auto"/>
        </w:rPr>
        <w:t>descending order. Geo-tag</w:t>
      </w:r>
      <w:r w:rsidR="0039215B">
        <w:rPr>
          <w:color w:val="auto"/>
        </w:rPr>
        <w:t>s</w:t>
      </w:r>
      <w:r w:rsidRPr="00F73681">
        <w:rPr>
          <w:color w:val="auto"/>
        </w:rPr>
        <w:t xml:space="preserve"> or regional node</w:t>
      </w:r>
      <w:r w:rsidR="0039215B">
        <w:rPr>
          <w:color w:val="auto"/>
        </w:rPr>
        <w:t>s</w:t>
      </w:r>
      <w:r w:rsidRPr="00F73681">
        <w:rPr>
          <w:color w:val="auto"/>
        </w:rPr>
        <w:t xml:space="preserve"> that </w:t>
      </w:r>
      <w:r w:rsidR="0039215B">
        <w:rPr>
          <w:color w:val="auto"/>
        </w:rPr>
        <w:t xml:space="preserve">are </w:t>
      </w:r>
      <w:r w:rsidRPr="00F73681">
        <w:rPr>
          <w:color w:val="auto"/>
        </w:rPr>
        <w:t xml:space="preserve">built by the geographical dictionary are also chosen as ‘key’ nodes since </w:t>
      </w:r>
      <w:r w:rsidR="0039215B">
        <w:rPr>
          <w:color w:val="auto"/>
        </w:rPr>
        <w:t>they have</w:t>
      </w:r>
      <w:r w:rsidRPr="00F73681">
        <w:rPr>
          <w:color w:val="auto"/>
        </w:rPr>
        <w:t xml:space="preserve"> the important role </w:t>
      </w:r>
      <w:r w:rsidR="0039215B">
        <w:rPr>
          <w:color w:val="auto"/>
        </w:rPr>
        <w:t>in</w:t>
      </w:r>
      <w:r w:rsidR="0039215B" w:rsidRPr="00F73681">
        <w:rPr>
          <w:color w:val="auto"/>
        </w:rPr>
        <w:t xml:space="preserve"> </w:t>
      </w:r>
      <w:r w:rsidRPr="00F73681">
        <w:rPr>
          <w:color w:val="auto"/>
        </w:rPr>
        <w:t>detecting local events.</w:t>
      </w:r>
    </w:p>
    <w:p w14:paraId="27AEA4C2" w14:textId="6ADFE079" w:rsidR="00E04810" w:rsidRDefault="00E04810" w:rsidP="008F7835">
      <w:pPr>
        <w:pStyle w:val="MDPI33textspaceafter"/>
        <w:rPr>
          <w:rFonts w:eastAsia="한양신명조"/>
          <w:lang w:eastAsia="ko-KR"/>
        </w:rPr>
      </w:pPr>
      <w:r w:rsidRPr="00F923EC">
        <w:rPr>
          <w:rFonts w:eastAsia="한양신명조"/>
          <w:lang w:eastAsia="ko-KR"/>
        </w:rPr>
        <w:t xml:space="preserve">Figure </w:t>
      </w:r>
      <w:r>
        <w:rPr>
          <w:rFonts w:eastAsia="한양신명조"/>
          <w:lang w:eastAsia="ko-KR"/>
        </w:rPr>
        <w:t>4</w:t>
      </w:r>
      <w:r w:rsidRPr="00F923EC">
        <w:rPr>
          <w:rFonts w:eastAsia="한양신명조"/>
          <w:lang w:eastAsia="ko-KR"/>
        </w:rPr>
        <w:t xml:space="preserve"> shows the procedure of constructing the keyword graph and choosing ‘key’ nodes. We construct the initial keyword graph based on pre-processed data </w:t>
      </w:r>
      <w:r w:rsidR="00A96F6D">
        <w:rPr>
          <w:rFonts w:eastAsia="한양신명조"/>
          <w:lang w:eastAsia="ko-KR"/>
        </w:rPr>
        <w:t>as shown</w:t>
      </w:r>
      <w:r w:rsidRPr="00F923EC">
        <w:rPr>
          <w:rFonts w:eastAsia="한양신명조"/>
          <w:lang w:eastAsia="ko-KR"/>
        </w:rPr>
        <w:t xml:space="preserve"> </w:t>
      </w:r>
      <w:r w:rsidR="00A96F6D">
        <w:rPr>
          <w:rFonts w:eastAsia="한양신명조"/>
          <w:lang w:eastAsia="ko-KR"/>
        </w:rPr>
        <w:t>in Figure 4</w:t>
      </w:r>
      <w:r w:rsidRPr="00F923EC">
        <w:rPr>
          <w:rFonts w:eastAsia="한양신명조"/>
          <w:lang w:eastAsia="ko-KR"/>
        </w:rPr>
        <w:t>(a). ‘</w:t>
      </w:r>
      <w:proofErr w:type="spellStart"/>
      <w:r w:rsidRPr="00F923EC">
        <w:rPr>
          <w:rFonts w:eastAsia="한양신명조"/>
          <w:lang w:eastAsia="ko-KR"/>
        </w:rPr>
        <w:t>Sokcho</w:t>
      </w:r>
      <w:proofErr w:type="spellEnd"/>
      <w:r w:rsidRPr="00F923EC">
        <w:rPr>
          <w:rFonts w:eastAsia="한양신명조"/>
          <w:lang w:eastAsia="ko-KR"/>
        </w:rPr>
        <w:t>’ and ‘</w:t>
      </w:r>
      <w:proofErr w:type="spellStart"/>
      <w:r w:rsidRPr="00F923EC">
        <w:rPr>
          <w:rFonts w:eastAsia="한양신명조"/>
          <w:lang w:eastAsia="ko-KR"/>
        </w:rPr>
        <w:t>Goseong</w:t>
      </w:r>
      <w:proofErr w:type="spellEnd"/>
      <w:r w:rsidRPr="00F923EC">
        <w:rPr>
          <w:rFonts w:eastAsia="한양신명조"/>
          <w:lang w:eastAsia="ko-KR"/>
        </w:rPr>
        <w:t xml:space="preserve">’ are labeled as regional nodes. </w:t>
      </w:r>
      <w:r>
        <w:rPr>
          <w:rFonts w:eastAsia="한양신명조"/>
          <w:lang w:eastAsia="ko-KR"/>
        </w:rPr>
        <w:t>We calculate and assign vertex and edge weights by using equation</w:t>
      </w:r>
      <w:r w:rsidR="00742567">
        <w:rPr>
          <w:rFonts w:eastAsia="한양신명조"/>
          <w:lang w:eastAsia="ko-KR"/>
        </w:rPr>
        <w:t>s</w:t>
      </w:r>
      <w:r>
        <w:rPr>
          <w:rFonts w:eastAsia="한양신명조"/>
          <w:lang w:eastAsia="ko-KR"/>
        </w:rPr>
        <w:t xml:space="preserve"> (1) and (2). After that, we perform Text-Rank on the graph.</w:t>
      </w:r>
      <w:r w:rsidR="006D423A">
        <w:rPr>
          <w:rFonts w:eastAsia="한양신명조"/>
          <w:lang w:eastAsia="ko-KR"/>
        </w:rPr>
        <w:t xml:space="preserve"> </w:t>
      </w:r>
      <w:r w:rsidR="006D423A">
        <w:rPr>
          <w:rFonts w:eastAsia="한양신명조" w:hint="eastAsia"/>
          <w:lang w:eastAsia="ko-KR"/>
        </w:rPr>
        <w:t>F</w:t>
      </w:r>
      <w:r w:rsidR="006D423A">
        <w:rPr>
          <w:rFonts w:eastAsia="한양신명조"/>
          <w:lang w:eastAsia="ko-KR"/>
        </w:rPr>
        <w:t xml:space="preserve">irst, we compute vertex scores by using equation (3). </w:t>
      </w:r>
      <w:r>
        <w:rPr>
          <w:rFonts w:eastAsia="한양신명조"/>
          <w:lang w:eastAsia="ko-KR"/>
        </w:rPr>
        <w:t xml:space="preserve">Second, we assign </w:t>
      </w:r>
      <w:r w:rsidR="00480E50">
        <w:rPr>
          <w:rFonts w:eastAsia="한양신명조" w:hint="eastAsia"/>
          <w:lang w:eastAsia="ko-KR"/>
        </w:rPr>
        <w:t xml:space="preserve">a </w:t>
      </w:r>
      <w:r>
        <w:rPr>
          <w:rFonts w:eastAsia="한양신명조"/>
          <w:lang w:eastAsia="ko-KR"/>
        </w:rPr>
        <w:t xml:space="preserve">vertex score to each vertex of the original graph. Finally, we can measure Text-Rank scores by using equation (4). </w:t>
      </w:r>
      <w:r w:rsidRPr="00F923EC">
        <w:rPr>
          <w:rFonts w:eastAsia="한양신명조"/>
          <w:lang w:eastAsia="ko-KR"/>
        </w:rPr>
        <w:t>We sort the Text-Rank scores by descending order and select top-</w:t>
      </w:r>
      <w:proofErr w:type="gramStart"/>
      <w:r w:rsidRPr="00F923EC">
        <w:rPr>
          <w:rFonts w:eastAsia="한양신명조"/>
          <w:lang w:eastAsia="ko-KR"/>
        </w:rPr>
        <w:t>k(</w:t>
      </w:r>
      <w:proofErr w:type="gramEnd"/>
      <w:r w:rsidRPr="00F923EC">
        <w:rPr>
          <w:rFonts w:eastAsia="한양신명조"/>
          <w:lang w:eastAsia="ko-KR"/>
        </w:rPr>
        <w:t>k is 4 in this example) nodes(‘Forest Fire’, ‘</w:t>
      </w:r>
      <w:proofErr w:type="spellStart"/>
      <w:r w:rsidRPr="00F923EC">
        <w:rPr>
          <w:rFonts w:eastAsia="한양신명조"/>
          <w:lang w:eastAsia="ko-KR"/>
        </w:rPr>
        <w:t>Sokcho</w:t>
      </w:r>
      <w:proofErr w:type="spellEnd"/>
      <w:r w:rsidRPr="00F923EC">
        <w:rPr>
          <w:rFonts w:eastAsia="한양신명조"/>
          <w:lang w:eastAsia="ko-KR"/>
        </w:rPr>
        <w:t>’, ‘</w:t>
      </w:r>
      <w:proofErr w:type="spellStart"/>
      <w:r w:rsidRPr="00F923EC">
        <w:rPr>
          <w:rFonts w:eastAsia="한양신명조"/>
          <w:lang w:eastAsia="ko-KR"/>
        </w:rPr>
        <w:t>Goseong</w:t>
      </w:r>
      <w:proofErr w:type="spellEnd"/>
      <w:r w:rsidRPr="00F923EC">
        <w:rPr>
          <w:rFonts w:eastAsia="한양신명조"/>
          <w:lang w:eastAsia="ko-KR"/>
        </w:rPr>
        <w:t xml:space="preserve">’, and ‘Danger’) </w:t>
      </w:r>
      <w:r w:rsidR="00480E50">
        <w:rPr>
          <w:rFonts w:eastAsia="한양신명조"/>
          <w:lang w:eastAsia="ko-KR"/>
        </w:rPr>
        <w:t>as shown in Figure 4</w:t>
      </w:r>
      <w:r w:rsidRPr="00F923EC">
        <w:rPr>
          <w:rFonts w:eastAsia="한양신명조"/>
          <w:lang w:eastAsia="ko-KR"/>
        </w:rPr>
        <w:t xml:space="preserve">(b). Finally, we can get </w:t>
      </w:r>
      <w:r w:rsidR="00480E50">
        <w:rPr>
          <w:rFonts w:eastAsia="한양신명조"/>
          <w:lang w:eastAsia="ko-KR"/>
        </w:rPr>
        <w:t>the</w:t>
      </w:r>
      <w:r w:rsidR="00480E50" w:rsidRPr="00F923EC">
        <w:rPr>
          <w:rFonts w:eastAsia="한양신명조"/>
          <w:lang w:eastAsia="ko-KR"/>
        </w:rPr>
        <w:t xml:space="preserve"> </w:t>
      </w:r>
      <w:r w:rsidRPr="00F923EC">
        <w:rPr>
          <w:rFonts w:eastAsia="한양신명조"/>
          <w:lang w:eastAsia="ko-KR"/>
        </w:rPr>
        <w:t>graph</w:t>
      </w:r>
      <w:r w:rsidR="00480E50">
        <w:rPr>
          <w:rFonts w:eastAsia="한양신명조"/>
          <w:lang w:eastAsia="ko-KR"/>
        </w:rPr>
        <w:t xml:space="preserve"> with </w:t>
      </w:r>
      <w:r w:rsidR="00480E50" w:rsidRPr="00F923EC">
        <w:rPr>
          <w:rFonts w:eastAsia="한양신명조"/>
          <w:lang w:eastAsia="ko-KR"/>
        </w:rPr>
        <w:t>the ‘key’ nodes</w:t>
      </w:r>
      <w:r w:rsidRPr="00F923EC">
        <w:rPr>
          <w:rFonts w:eastAsia="한양신명조"/>
          <w:lang w:eastAsia="ko-KR"/>
        </w:rPr>
        <w:t xml:space="preserve"> </w:t>
      </w:r>
      <w:r w:rsidR="00480E50">
        <w:rPr>
          <w:rFonts w:eastAsia="한양신명조"/>
          <w:lang w:eastAsia="ko-KR"/>
        </w:rPr>
        <w:t>as shown in Figure 4</w:t>
      </w:r>
      <w:r w:rsidRPr="00F923EC">
        <w:rPr>
          <w:rFonts w:eastAsia="한양신명조"/>
          <w:lang w:eastAsia="ko-KR"/>
        </w:rPr>
        <w:t>(c).</w:t>
      </w:r>
      <w:r w:rsidR="00F10706">
        <w:rPr>
          <w:rFonts w:eastAsia="한양신명조"/>
          <w:lang w:eastAsia="ko-KR"/>
        </w:rPr>
        <w:t xml:space="preserve"> </w:t>
      </w:r>
      <w:r w:rsidR="00F10706" w:rsidRPr="002A5949">
        <w:rPr>
          <w:rFonts w:eastAsia="한양신명조"/>
          <w:highlight w:val="yellow"/>
          <w:lang w:eastAsia="ko-KR"/>
        </w:rPr>
        <w:t>A graph is generated based on tweets that occur within a given unit of time window (1 hour). To distinguish events, since graph clustering is performed on a key node basis through Text-Ra</w:t>
      </w:r>
      <w:r w:rsidR="00B41E9B" w:rsidRPr="002A5949">
        <w:rPr>
          <w:rFonts w:eastAsia="한양신명조"/>
          <w:highlight w:val="yellow"/>
          <w:lang w:eastAsia="ko-KR"/>
        </w:rPr>
        <w:t xml:space="preserve">nk based 'Key' node selection, </w:t>
      </w:r>
      <w:r w:rsidR="00F10706" w:rsidRPr="002A5949">
        <w:rPr>
          <w:rFonts w:eastAsia="한양신명조"/>
          <w:highlight w:val="yellow"/>
          <w:lang w:eastAsia="ko-KR"/>
        </w:rPr>
        <w:t>each cluster represents one event. Therefore, related words are clustered among themselves, allowing them to distinguish between local events.</w:t>
      </w:r>
    </w:p>
    <w:p w14:paraId="2C413841" w14:textId="27E70D6C" w:rsidR="00F10706" w:rsidDel="002A1235" w:rsidRDefault="00F10706" w:rsidP="008F7835">
      <w:pPr>
        <w:pStyle w:val="MDPI33textspaceafter"/>
        <w:rPr>
          <w:del w:id="119" w:author="dojin" w:date="2020-08-03T03:29:00Z"/>
          <w:rFonts w:eastAsia="한양신명조"/>
          <w:lang w:eastAsia="ko-KR"/>
        </w:rPr>
      </w:pPr>
    </w:p>
    <w:p w14:paraId="71F37992" w14:textId="77777777" w:rsidR="00E04810" w:rsidRDefault="00E04810" w:rsidP="00A16CDE">
      <w:pPr>
        <w:pStyle w:val="MDPI31text"/>
        <w:jc w:val="center"/>
        <w:rPr>
          <w:rFonts w:eastAsia="한양신명조"/>
          <w:lang w:eastAsia="ko-KR"/>
        </w:rPr>
      </w:pPr>
      <w:r>
        <w:rPr>
          <w:noProof/>
          <w:lang w:eastAsia="ko-KR" w:bidi="ar-SA"/>
        </w:rPr>
        <w:drawing>
          <wp:inline distT="0" distB="0" distL="0" distR="0" wp14:anchorId="712A04D3" wp14:editId="74080969">
            <wp:extent cx="3281742" cy="1439172"/>
            <wp:effectExtent l="0" t="0" r="0" b="8890"/>
            <wp:docPr id="47" name="그림 47" descr="EMB00003fd435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50995064" descr="EMB00003fd435b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6305" cy="1449944"/>
                    </a:xfrm>
                    <a:prstGeom prst="rect">
                      <a:avLst/>
                    </a:prstGeom>
                    <a:noFill/>
                    <a:ln>
                      <a:noFill/>
                    </a:ln>
                  </pic:spPr>
                </pic:pic>
              </a:graphicData>
            </a:graphic>
          </wp:inline>
        </w:drawing>
      </w:r>
    </w:p>
    <w:p w14:paraId="248BC0BD" w14:textId="77777777" w:rsidR="00E04810" w:rsidRPr="0092073F" w:rsidRDefault="00E04810" w:rsidP="00E04810">
      <w:pPr>
        <w:pStyle w:val="MDPI52figure"/>
        <w:rPr>
          <w:sz w:val="20"/>
        </w:rPr>
      </w:pPr>
      <w:r w:rsidRPr="0092073F">
        <w:rPr>
          <w:sz w:val="20"/>
        </w:rPr>
        <w:t>(</w:t>
      </w:r>
      <w:r w:rsidRPr="0092073F">
        <w:rPr>
          <w:b/>
          <w:sz w:val="20"/>
        </w:rPr>
        <w:t>a</w:t>
      </w:r>
      <w:r w:rsidRPr="0092073F">
        <w:rPr>
          <w:sz w:val="20"/>
        </w:rPr>
        <w:t>)</w:t>
      </w:r>
    </w:p>
    <w:p w14:paraId="206DDF50" w14:textId="77777777" w:rsidR="00E04810" w:rsidRDefault="00E04810" w:rsidP="00E04810">
      <w:pPr>
        <w:pStyle w:val="MDPI31text"/>
        <w:jc w:val="center"/>
        <w:rPr>
          <w:rFonts w:eastAsia="한양신명조"/>
          <w:lang w:eastAsia="ko-KR"/>
        </w:rPr>
      </w:pPr>
      <w:r w:rsidRPr="00131E67">
        <w:rPr>
          <w:rFonts w:ascii="함초롬바탕" w:eastAsia="굴림" w:hAnsi="굴림" w:cs="굴림"/>
          <w:noProof/>
          <w:szCs w:val="20"/>
          <w:lang w:eastAsia="ko-KR" w:bidi="ar-SA"/>
        </w:rPr>
        <w:drawing>
          <wp:inline distT="0" distB="0" distL="0" distR="0" wp14:anchorId="735DFD99" wp14:editId="77D6CB8B">
            <wp:extent cx="1750263" cy="1753259"/>
            <wp:effectExtent l="0" t="0" r="2540" b="0"/>
            <wp:docPr id="51" name="그림 51" descr="D:\충북대학교\2020년도\3.논문\수빈논문\fig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충북대학교\2020년도\3.논문\수빈논문\figg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3605" cy="1766623"/>
                    </a:xfrm>
                    <a:prstGeom prst="rect">
                      <a:avLst/>
                    </a:prstGeom>
                    <a:noFill/>
                    <a:ln>
                      <a:noFill/>
                    </a:ln>
                  </pic:spPr>
                </pic:pic>
              </a:graphicData>
            </a:graphic>
          </wp:inline>
        </w:drawing>
      </w:r>
    </w:p>
    <w:p w14:paraId="321CD2EF" w14:textId="77777777" w:rsidR="00E04810" w:rsidRPr="0092073F" w:rsidRDefault="00E04810" w:rsidP="00E04810">
      <w:pPr>
        <w:pStyle w:val="MDPI52figure"/>
        <w:rPr>
          <w:rFonts w:eastAsia="한양신명조"/>
          <w:sz w:val="20"/>
          <w:lang w:eastAsia="ko-KR"/>
        </w:rPr>
      </w:pPr>
      <w:r w:rsidRPr="0092073F">
        <w:rPr>
          <w:rFonts w:eastAsia="한양신명조" w:hint="eastAsia"/>
          <w:sz w:val="20"/>
          <w:lang w:eastAsia="ko-KR"/>
        </w:rPr>
        <w:t>(</w:t>
      </w:r>
      <w:r w:rsidRPr="0092073F">
        <w:rPr>
          <w:rFonts w:eastAsia="한양신명조"/>
          <w:b/>
          <w:sz w:val="20"/>
          <w:lang w:eastAsia="ko-KR"/>
        </w:rPr>
        <w:t>b</w:t>
      </w:r>
      <w:r w:rsidRPr="0092073F">
        <w:rPr>
          <w:rFonts w:eastAsia="한양신명조"/>
          <w:sz w:val="20"/>
          <w:lang w:eastAsia="ko-KR"/>
        </w:rPr>
        <w:t>)</w:t>
      </w:r>
    </w:p>
    <w:p w14:paraId="16D4F09F" w14:textId="77777777" w:rsidR="00E04810" w:rsidRDefault="00E04810" w:rsidP="00E04810">
      <w:pPr>
        <w:pStyle w:val="MDPI52figure"/>
        <w:rPr>
          <w:rFonts w:eastAsia="한양신명조"/>
          <w:lang w:eastAsia="ko-KR"/>
        </w:rPr>
      </w:pPr>
      <w:r w:rsidRPr="00131E67">
        <w:rPr>
          <w:rFonts w:ascii="돋움" w:eastAsia="굴림" w:hAnsi="굴림" w:cs="굴림"/>
          <w:noProof/>
          <w:szCs w:val="18"/>
          <w:lang w:eastAsia="ko-KR" w:bidi="ar-SA"/>
        </w:rPr>
        <w:drawing>
          <wp:inline distT="0" distB="0" distL="0" distR="0" wp14:anchorId="064B822B" wp14:editId="19CD6A0A">
            <wp:extent cx="3354670" cy="1654050"/>
            <wp:effectExtent l="0" t="0" r="0" b="3810"/>
            <wp:docPr id="50" name="그림 50" descr="EMB00003fd435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50993864" descr="EMB00003fd435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5299" cy="1669152"/>
                    </a:xfrm>
                    <a:prstGeom prst="rect">
                      <a:avLst/>
                    </a:prstGeom>
                    <a:noFill/>
                    <a:ln>
                      <a:noFill/>
                    </a:ln>
                  </pic:spPr>
                </pic:pic>
              </a:graphicData>
            </a:graphic>
          </wp:inline>
        </w:drawing>
      </w:r>
    </w:p>
    <w:p w14:paraId="021FB66B" w14:textId="77777777" w:rsidR="00E04810" w:rsidRPr="0092073F" w:rsidRDefault="00E04810" w:rsidP="00E04810">
      <w:pPr>
        <w:pStyle w:val="MDPI52figure"/>
        <w:rPr>
          <w:rFonts w:eastAsia="한양신명조"/>
          <w:sz w:val="20"/>
          <w:lang w:eastAsia="ko-KR"/>
        </w:rPr>
      </w:pPr>
      <w:r w:rsidRPr="0092073F">
        <w:rPr>
          <w:rFonts w:eastAsia="한양신명조" w:hint="eastAsia"/>
          <w:sz w:val="20"/>
          <w:lang w:eastAsia="ko-KR"/>
        </w:rPr>
        <w:t>(</w:t>
      </w:r>
      <w:r w:rsidRPr="0092073F">
        <w:rPr>
          <w:rFonts w:eastAsia="한양신명조" w:hint="eastAsia"/>
          <w:b/>
          <w:sz w:val="20"/>
          <w:lang w:eastAsia="ko-KR"/>
        </w:rPr>
        <w:t>c</w:t>
      </w:r>
      <w:r w:rsidRPr="0092073F">
        <w:rPr>
          <w:rFonts w:eastAsia="한양신명조" w:hint="eastAsia"/>
          <w:sz w:val="20"/>
          <w:lang w:eastAsia="ko-KR"/>
        </w:rPr>
        <w:t>)</w:t>
      </w:r>
    </w:p>
    <w:p w14:paraId="15A5D242" w14:textId="77777777" w:rsidR="00E04810" w:rsidRPr="00E04810" w:rsidRDefault="00E04810" w:rsidP="00E04810">
      <w:pPr>
        <w:pStyle w:val="MDPI51figurecaption"/>
        <w:rPr>
          <w:rFonts w:ascii="함초롬바탕" w:eastAsia="굴림" w:hAnsi="굴림" w:cs="굴림"/>
          <w:sz w:val="20"/>
          <w:lang w:eastAsia="ko-KR"/>
        </w:rPr>
      </w:pPr>
      <w:r w:rsidRPr="00E04810">
        <w:rPr>
          <w:rFonts w:eastAsia="한양신명조"/>
          <w:b/>
          <w:lang w:eastAsia="ko-KR"/>
        </w:rPr>
        <w:t>Figure 4.</w:t>
      </w:r>
      <w:r w:rsidRPr="00131E67">
        <w:rPr>
          <w:rFonts w:eastAsia="한양신명조"/>
          <w:lang w:eastAsia="ko-KR"/>
        </w:rPr>
        <w:t xml:space="preserve"> Overall procedure constructing the keyword graph and choosing ‘key’ nodes</w:t>
      </w:r>
      <w:r w:rsidR="0092073F">
        <w:rPr>
          <w:rFonts w:eastAsia="한양신명조"/>
          <w:lang w:eastAsia="ko-KR"/>
        </w:rPr>
        <w:t>:</w:t>
      </w:r>
      <w:r>
        <w:rPr>
          <w:rFonts w:eastAsia="한양신명조"/>
          <w:lang w:eastAsia="ko-KR"/>
        </w:rPr>
        <w:t xml:space="preserve"> (a) </w:t>
      </w:r>
      <w:r w:rsidRPr="00E04810">
        <w:rPr>
          <w:rFonts w:eastAsia="한양신명조"/>
          <w:lang w:eastAsia="ko-KR"/>
        </w:rPr>
        <w:t>An initial keyword graph with labeled regional nodes</w:t>
      </w:r>
      <w:r>
        <w:rPr>
          <w:rFonts w:eastAsia="한양신명조"/>
          <w:lang w:eastAsia="ko-KR"/>
        </w:rPr>
        <w:t>; (b)</w:t>
      </w:r>
      <w:r w:rsidRPr="00E04810">
        <w:t xml:space="preserve"> </w:t>
      </w:r>
      <w:r w:rsidRPr="00E04810">
        <w:rPr>
          <w:rFonts w:eastAsia="한양신명조"/>
          <w:lang w:eastAsia="ko-KR"/>
        </w:rPr>
        <w:t>Text-Rank scores each keyword</w:t>
      </w:r>
      <w:r>
        <w:rPr>
          <w:rFonts w:eastAsia="한양신명조"/>
          <w:lang w:eastAsia="ko-KR"/>
        </w:rPr>
        <w:t xml:space="preserve">; (c) </w:t>
      </w:r>
      <w:r w:rsidRPr="00E04810">
        <w:rPr>
          <w:rFonts w:eastAsia="한양신명조" w:hint="eastAsia"/>
          <w:lang w:eastAsia="ko-KR"/>
        </w:rPr>
        <w:t>‘</w:t>
      </w:r>
      <w:r w:rsidRPr="00E04810">
        <w:rPr>
          <w:rFonts w:eastAsia="한양신명조"/>
          <w:lang w:eastAsia="ko-KR"/>
        </w:rPr>
        <w:t>key’ nodes assigned to the keyword graph</w:t>
      </w:r>
      <w:r>
        <w:rPr>
          <w:rFonts w:eastAsia="한양신명조"/>
          <w:lang w:eastAsia="ko-KR"/>
        </w:rPr>
        <w:t>.</w:t>
      </w:r>
    </w:p>
    <w:p w14:paraId="157FE7FA" w14:textId="761D542F" w:rsidR="00D565FB" w:rsidRPr="00F40332" w:rsidRDefault="00D565FB" w:rsidP="00D565FB">
      <w:pPr>
        <w:pStyle w:val="MDPI22heading2"/>
      </w:pPr>
      <w:r w:rsidRPr="00F40332">
        <w:t>3</w:t>
      </w:r>
      <w:r>
        <w:t>.4</w:t>
      </w:r>
      <w:r w:rsidRPr="00F40332">
        <w:t xml:space="preserve">. </w:t>
      </w:r>
      <w:r w:rsidR="00E04810">
        <w:t xml:space="preserve">Relevant </w:t>
      </w:r>
      <w:r w:rsidR="00B31553">
        <w:t xml:space="preserve">Document </w:t>
      </w:r>
      <w:r w:rsidR="00E04810">
        <w:t>Analysis</w:t>
      </w:r>
    </w:p>
    <w:p w14:paraId="66F31C90" w14:textId="338EDF6F" w:rsidR="00E04810" w:rsidRDefault="00E04810" w:rsidP="00E04810">
      <w:pPr>
        <w:pStyle w:val="MDPI31text"/>
        <w:rPr>
          <w:rFonts w:ascii="함초롬바탕"/>
        </w:rPr>
      </w:pPr>
      <w:r>
        <w:rPr>
          <w:rFonts w:eastAsia="한양신명조"/>
        </w:rPr>
        <w:t>It needs to consider analyzing relevant documents for detecting events based on SNS data. SNS users can add or put relevant documents to their own postings and other user</w:t>
      </w:r>
      <w:r w:rsidR="00B31553">
        <w:rPr>
          <w:rFonts w:eastAsia="한양신명조"/>
        </w:rPr>
        <w:t>s’</w:t>
      </w:r>
      <w:r>
        <w:rPr>
          <w:rFonts w:eastAsia="한양신명조"/>
        </w:rPr>
        <w:t xml:space="preserve"> postings. Users upload related documents such as comments and threads to express their opinions. Especially, documents</w:t>
      </w:r>
      <w:r w:rsidR="00B31553" w:rsidRPr="00B31553">
        <w:rPr>
          <w:rFonts w:eastAsia="한양신명조"/>
        </w:rPr>
        <w:t xml:space="preserve"> </w:t>
      </w:r>
      <w:r w:rsidR="00B31553">
        <w:rPr>
          <w:rFonts w:eastAsia="한양신명조"/>
        </w:rPr>
        <w:t xml:space="preserve">with geographic information that </w:t>
      </w:r>
      <w:r>
        <w:rPr>
          <w:rFonts w:eastAsia="한양신명조"/>
        </w:rPr>
        <w:t>is very useful for detecting local events</w:t>
      </w:r>
      <w:r w:rsidR="00B31553">
        <w:rPr>
          <w:rFonts w:eastAsia="한양신명조"/>
        </w:rPr>
        <w:t xml:space="preserve"> are </w:t>
      </w:r>
      <w:r>
        <w:rPr>
          <w:rFonts w:eastAsia="한양신명조"/>
        </w:rPr>
        <w:t xml:space="preserve">used in order to increase detection accuracy. As mentioned above, </w:t>
      </w:r>
      <w:r w:rsidRPr="00F923EC">
        <w:rPr>
          <w:rFonts w:eastAsia="한양신명조"/>
        </w:rPr>
        <w:t>posts containing many explicit opinions may have important content or keywords.</w:t>
      </w:r>
      <w:r>
        <w:rPr>
          <w:rFonts w:eastAsia="한양신명조"/>
        </w:rPr>
        <w:t xml:space="preserve"> Therefore, in this paper, we perform local event detection through relevant documents analysis. We can also easily update the graph because relevant documents already express relationships among postings.</w:t>
      </w:r>
    </w:p>
    <w:p w14:paraId="179BA9BD" w14:textId="124F1BD1" w:rsidR="00E04810" w:rsidRPr="002413D1" w:rsidRDefault="00E04810" w:rsidP="002413D1">
      <w:pPr>
        <w:pStyle w:val="MDPI33textspaceafter"/>
        <w:rPr>
          <w:rFonts w:eastAsia="한양신명조"/>
        </w:rPr>
      </w:pPr>
      <w:r w:rsidRPr="002413D1">
        <w:rPr>
          <w:rFonts w:eastAsia="한양신명조"/>
        </w:rPr>
        <w:t xml:space="preserve">Figure 5 shows an example of relevant documents. </w:t>
      </w:r>
      <w:r w:rsidR="00972014">
        <w:rPr>
          <w:rFonts w:eastAsia="한양신명조"/>
        </w:rPr>
        <w:t>Although a</w:t>
      </w:r>
      <w:r w:rsidRPr="002413D1">
        <w:rPr>
          <w:rFonts w:eastAsia="한양신명조"/>
        </w:rPr>
        <w:t xml:space="preserve"> tweet of user 1 </w:t>
      </w:r>
      <w:r w:rsidR="00972014">
        <w:rPr>
          <w:rFonts w:eastAsia="한양신명조"/>
        </w:rPr>
        <w:t>include</w:t>
      </w:r>
      <w:r w:rsidR="00DA3920">
        <w:rPr>
          <w:rFonts w:eastAsia="한양신명조"/>
        </w:rPr>
        <w:t>s</w:t>
      </w:r>
      <w:r w:rsidRPr="002413D1">
        <w:rPr>
          <w:rFonts w:eastAsia="한양신명조"/>
        </w:rPr>
        <w:t xml:space="preserve"> event information, it is difficult to determine a particular region. Region information is added through </w:t>
      </w:r>
      <w:r w:rsidR="008A7ACA">
        <w:rPr>
          <w:rFonts w:eastAsia="한양신명조"/>
        </w:rPr>
        <w:t>user1’s</w:t>
      </w:r>
      <w:r w:rsidR="008A7ACA" w:rsidRPr="002413D1">
        <w:rPr>
          <w:rFonts w:eastAsia="한양신명조"/>
        </w:rPr>
        <w:t xml:space="preserve"> </w:t>
      </w:r>
      <w:r w:rsidRPr="002413D1">
        <w:rPr>
          <w:rFonts w:eastAsia="한양신명조"/>
        </w:rPr>
        <w:t xml:space="preserve">answer </w:t>
      </w:r>
      <w:r w:rsidR="008A7ACA">
        <w:rPr>
          <w:rFonts w:eastAsia="한양신명조"/>
        </w:rPr>
        <w:t>to</w:t>
      </w:r>
      <w:r w:rsidR="008A7ACA" w:rsidRPr="002413D1">
        <w:rPr>
          <w:rFonts w:eastAsia="한양신명조"/>
        </w:rPr>
        <w:t xml:space="preserve"> </w:t>
      </w:r>
      <w:r w:rsidR="008A7ACA">
        <w:rPr>
          <w:rFonts w:eastAsia="한양신명조"/>
        </w:rPr>
        <w:t xml:space="preserve">user2’s </w:t>
      </w:r>
      <w:r w:rsidRPr="002413D1">
        <w:rPr>
          <w:rFonts w:eastAsia="한양신명조"/>
        </w:rPr>
        <w:t>comment. The existing scheme</w:t>
      </w:r>
      <w:r w:rsidR="008A7ACA">
        <w:rPr>
          <w:rFonts w:eastAsia="한양신명조"/>
        </w:rPr>
        <w:t>s</w:t>
      </w:r>
      <w:r w:rsidRPr="002413D1">
        <w:rPr>
          <w:rFonts w:eastAsia="한양신명조"/>
        </w:rPr>
        <w:t xml:space="preserve"> do not consider relevant documents, </w:t>
      </w:r>
      <w:r w:rsidR="008A7ACA">
        <w:rPr>
          <w:rFonts w:eastAsia="한양신명조"/>
        </w:rPr>
        <w:t>while</w:t>
      </w:r>
      <w:r w:rsidRPr="002413D1">
        <w:rPr>
          <w:rFonts w:eastAsia="한양신명조"/>
        </w:rPr>
        <w:t xml:space="preserve"> </w:t>
      </w:r>
      <w:r w:rsidRPr="002413D1">
        <w:rPr>
          <w:rFonts w:eastAsia="한양신명조"/>
        </w:rPr>
        <w:lastRenderedPageBreak/>
        <w:t xml:space="preserve">the proposed scheme considers additional information through analyzing relevant documents </w:t>
      </w:r>
      <w:r w:rsidR="00A16CDE" w:rsidRPr="002413D1">
        <w:rPr>
          <w:rFonts w:eastAsia="한양신명조"/>
        </w:rPr>
        <w:t>for updating the keyword graph.</w:t>
      </w:r>
    </w:p>
    <w:p w14:paraId="49CB80F1" w14:textId="77777777" w:rsidR="00E04810" w:rsidRDefault="00E04810" w:rsidP="00F73681">
      <w:pPr>
        <w:pStyle w:val="MDPI31text"/>
        <w:ind w:firstLine="0"/>
        <w:jc w:val="center"/>
        <w:rPr>
          <w:rFonts w:eastAsia="한양신명조"/>
        </w:rPr>
      </w:pPr>
      <w:r w:rsidRPr="00740AFE">
        <w:rPr>
          <w:rFonts w:ascii="함초롬바탕" w:eastAsia="굴림" w:hAnsi="굴림" w:cs="굴림"/>
          <w:noProof/>
          <w:szCs w:val="20"/>
          <w:lang w:eastAsia="ko-KR" w:bidi="ar-SA"/>
        </w:rPr>
        <w:drawing>
          <wp:inline distT="0" distB="0" distL="0" distR="0" wp14:anchorId="7869C0DF" wp14:editId="0C19108B">
            <wp:extent cx="3400425" cy="2005965"/>
            <wp:effectExtent l="0" t="0" r="9525" b="0"/>
            <wp:docPr id="54" name="그림 54" descr="EMB00003fd435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53590592" descr="EMB00003fd435cd"/>
                    <pic:cNvPicPr>
                      <a:picLocks noChangeAspect="1" noChangeArrowheads="1"/>
                    </pic:cNvPicPr>
                  </pic:nvPicPr>
                  <pic:blipFill rotWithShape="1">
                    <a:blip r:embed="rId15">
                      <a:extLst>
                        <a:ext uri="{28A0092B-C50C-407E-A947-70E740481C1C}">
                          <a14:useLocalDpi xmlns:a14="http://schemas.microsoft.com/office/drawing/2010/main" val="0"/>
                        </a:ext>
                      </a:extLst>
                    </a:blip>
                    <a:srcRect r="26915"/>
                    <a:stretch/>
                  </pic:blipFill>
                  <pic:spPr bwMode="auto">
                    <a:xfrm>
                      <a:off x="0" y="0"/>
                      <a:ext cx="3407838" cy="2010338"/>
                    </a:xfrm>
                    <a:prstGeom prst="rect">
                      <a:avLst/>
                    </a:prstGeom>
                    <a:noFill/>
                    <a:ln>
                      <a:noFill/>
                    </a:ln>
                    <a:extLst>
                      <a:ext uri="{53640926-AAD7-44D8-BBD7-CCE9431645EC}">
                        <a14:shadowObscured xmlns:a14="http://schemas.microsoft.com/office/drawing/2010/main"/>
                      </a:ext>
                    </a:extLst>
                  </pic:spPr>
                </pic:pic>
              </a:graphicData>
            </a:graphic>
          </wp:inline>
        </w:drawing>
      </w:r>
    </w:p>
    <w:p w14:paraId="1F1E69C1" w14:textId="77777777" w:rsidR="00E04810" w:rsidRPr="00740AFE" w:rsidRDefault="00E04810" w:rsidP="00E04810">
      <w:pPr>
        <w:pStyle w:val="MDPI51figurecaption"/>
        <w:rPr>
          <w:rFonts w:ascii="함초롬바탕" w:eastAsia="굴림" w:hAnsi="굴림" w:cs="굴림"/>
          <w:sz w:val="20"/>
          <w:lang w:eastAsia="ko-KR"/>
        </w:rPr>
      </w:pPr>
      <w:r w:rsidRPr="00E04810">
        <w:rPr>
          <w:rFonts w:eastAsia="한양신명조"/>
          <w:b/>
          <w:lang w:eastAsia="ko-KR"/>
        </w:rPr>
        <w:t>Figure 5.</w:t>
      </w:r>
      <w:r w:rsidRPr="00740AFE">
        <w:rPr>
          <w:rFonts w:eastAsia="한양신명조"/>
          <w:lang w:eastAsia="ko-KR"/>
        </w:rPr>
        <w:t xml:space="preserve"> Example of relevant documents</w:t>
      </w:r>
      <w:r>
        <w:rPr>
          <w:rFonts w:eastAsia="한양신명조"/>
          <w:lang w:eastAsia="ko-KR"/>
        </w:rPr>
        <w:t>.</w:t>
      </w:r>
    </w:p>
    <w:p w14:paraId="6CCBE089" w14:textId="0718080D" w:rsidR="00E04810" w:rsidRPr="00E04810" w:rsidRDefault="00E04810" w:rsidP="002F01C5">
      <w:pPr>
        <w:pStyle w:val="MDPI33textspaceafter"/>
        <w:rPr>
          <w:rFonts w:eastAsia="한양신명조"/>
          <w:lang w:eastAsia="ko-KR"/>
        </w:rPr>
      </w:pPr>
      <w:r w:rsidRPr="00F923EC">
        <w:rPr>
          <w:rFonts w:eastAsia="한양신명조"/>
          <w:lang w:eastAsia="ko-KR"/>
        </w:rPr>
        <w:t xml:space="preserve">Figure </w:t>
      </w:r>
      <w:r>
        <w:rPr>
          <w:rFonts w:eastAsia="한양신명조"/>
          <w:lang w:eastAsia="ko-KR"/>
        </w:rPr>
        <w:t>6</w:t>
      </w:r>
      <w:r w:rsidRPr="00F923EC">
        <w:rPr>
          <w:rFonts w:eastAsia="한양신명조"/>
          <w:lang w:eastAsia="ko-KR"/>
        </w:rPr>
        <w:t xml:space="preserve"> shows the relevant document analysis algorithm. The input parameters are </w:t>
      </w:r>
      <w:proofErr w:type="gramStart"/>
      <w:r w:rsidRPr="00F923EC">
        <w:rPr>
          <w:rFonts w:eastAsia="한양신명조"/>
          <w:lang w:eastAsia="ko-KR"/>
        </w:rPr>
        <w:t>doc(</w:t>
      </w:r>
      <w:proofErr w:type="gramEnd"/>
      <w:r w:rsidRPr="00F923EC">
        <w:rPr>
          <w:rFonts w:eastAsia="한양신명조"/>
          <w:lang w:eastAsia="ko-KR"/>
        </w:rPr>
        <w:t xml:space="preserve">the relevant document) and KG(the keyword graph). We extract keywords (normal </w:t>
      </w:r>
      <w:proofErr w:type="gramStart"/>
      <w:r w:rsidRPr="00F923EC">
        <w:rPr>
          <w:rFonts w:eastAsia="한양신명조"/>
          <w:lang w:eastAsia="ko-KR"/>
        </w:rPr>
        <w:t>keywords(</w:t>
      </w:r>
      <w:proofErr w:type="spellStart"/>
      <w:proofErr w:type="gramEnd"/>
      <w:r w:rsidRPr="00F923EC">
        <w:rPr>
          <w:rFonts w:eastAsia="한양신명조"/>
          <w:lang w:eastAsia="ko-KR"/>
        </w:rPr>
        <w:t>n_keys</w:t>
      </w:r>
      <w:proofErr w:type="spellEnd"/>
      <w:r w:rsidRPr="00F923EC">
        <w:rPr>
          <w:rFonts w:eastAsia="한양신명조"/>
          <w:lang w:eastAsia="ko-KR"/>
        </w:rPr>
        <w:t>), regional keywords(</w:t>
      </w:r>
      <w:proofErr w:type="spellStart"/>
      <w:r w:rsidRPr="00F923EC">
        <w:rPr>
          <w:rFonts w:eastAsia="한양신명조"/>
          <w:lang w:eastAsia="ko-KR"/>
        </w:rPr>
        <w:t>r_keys</w:t>
      </w:r>
      <w:proofErr w:type="spellEnd"/>
      <w:r w:rsidRPr="00F923EC">
        <w:rPr>
          <w:rFonts w:eastAsia="한양신명조"/>
          <w:lang w:eastAsia="ko-KR"/>
        </w:rPr>
        <w:t>)) from the relevant document(Line 1). We use only documents</w:t>
      </w:r>
      <w:r w:rsidR="008A7ACA" w:rsidRPr="008A7ACA">
        <w:rPr>
          <w:rFonts w:eastAsia="한양신명조"/>
          <w:lang w:eastAsia="ko-KR"/>
        </w:rPr>
        <w:t xml:space="preserve"> </w:t>
      </w:r>
      <w:r w:rsidR="008A7ACA">
        <w:rPr>
          <w:rFonts w:eastAsia="한양신명조"/>
          <w:lang w:eastAsia="ko-KR"/>
        </w:rPr>
        <w:t xml:space="preserve">with </w:t>
      </w:r>
      <w:r w:rsidR="008A7ACA" w:rsidRPr="00F923EC">
        <w:rPr>
          <w:rFonts w:eastAsia="한양신명조"/>
          <w:lang w:eastAsia="ko-KR"/>
        </w:rPr>
        <w:t>regional keywords</w:t>
      </w:r>
      <w:r w:rsidRPr="00F923EC">
        <w:rPr>
          <w:rFonts w:eastAsia="한양신명조"/>
          <w:lang w:eastAsia="ko-KR"/>
        </w:rPr>
        <w:t xml:space="preserve"> to reduce the complexity of </w:t>
      </w:r>
      <w:r w:rsidR="008A7ACA">
        <w:rPr>
          <w:rFonts w:eastAsia="한양신명조"/>
          <w:lang w:eastAsia="ko-KR"/>
        </w:rPr>
        <w:t xml:space="preserve">the </w:t>
      </w:r>
      <w:r w:rsidR="008A7ACA" w:rsidRPr="00F923EC">
        <w:rPr>
          <w:rFonts w:eastAsia="한양신명조"/>
          <w:lang w:eastAsia="ko-KR"/>
        </w:rPr>
        <w:t>analy</w:t>
      </w:r>
      <w:r w:rsidR="008A7ACA">
        <w:rPr>
          <w:rFonts w:eastAsia="한양신명조"/>
          <w:lang w:eastAsia="ko-KR"/>
        </w:rPr>
        <w:t>sis</w:t>
      </w:r>
      <w:r w:rsidR="008A7ACA" w:rsidRPr="00F923EC">
        <w:rPr>
          <w:rFonts w:eastAsia="한양신명조"/>
          <w:lang w:eastAsia="ko-KR"/>
        </w:rPr>
        <w:t xml:space="preserve"> </w:t>
      </w:r>
      <w:proofErr w:type="gramStart"/>
      <w:r w:rsidRPr="00F923EC">
        <w:rPr>
          <w:rFonts w:eastAsia="한양신명조"/>
          <w:lang w:eastAsia="ko-KR"/>
        </w:rPr>
        <w:t>module(</w:t>
      </w:r>
      <w:proofErr w:type="gramEnd"/>
      <w:r w:rsidRPr="00F923EC">
        <w:rPr>
          <w:rFonts w:eastAsia="한양신명조"/>
          <w:lang w:eastAsia="ko-KR"/>
        </w:rPr>
        <w:t xml:space="preserve">Line 2). If KG contains </w:t>
      </w:r>
      <w:r w:rsidR="008A7ACA">
        <w:rPr>
          <w:rFonts w:eastAsia="한양신명조"/>
          <w:lang w:eastAsia="ko-KR"/>
        </w:rPr>
        <w:t xml:space="preserve">the </w:t>
      </w:r>
      <w:r w:rsidRPr="00F923EC">
        <w:rPr>
          <w:rFonts w:eastAsia="한양신명조"/>
          <w:lang w:eastAsia="ko-KR"/>
        </w:rPr>
        <w:t xml:space="preserve">extracted regional </w:t>
      </w:r>
      <w:proofErr w:type="gramStart"/>
      <w:r w:rsidRPr="00F923EC">
        <w:rPr>
          <w:rFonts w:eastAsia="한양신명조"/>
          <w:lang w:eastAsia="ko-KR"/>
        </w:rPr>
        <w:t>keywords(</w:t>
      </w:r>
      <w:proofErr w:type="spellStart"/>
      <w:proofErr w:type="gramEnd"/>
      <w:r w:rsidRPr="00F923EC">
        <w:rPr>
          <w:rFonts w:eastAsia="한양신명조"/>
          <w:lang w:eastAsia="ko-KR"/>
        </w:rPr>
        <w:t>r_keys</w:t>
      </w:r>
      <w:proofErr w:type="spellEnd"/>
      <w:r w:rsidRPr="00F923EC">
        <w:rPr>
          <w:rFonts w:eastAsia="한양신명조"/>
          <w:lang w:eastAsia="ko-KR"/>
        </w:rPr>
        <w:t xml:space="preserve">) or all </w:t>
      </w:r>
      <w:proofErr w:type="spellStart"/>
      <w:r w:rsidRPr="00F923EC">
        <w:rPr>
          <w:rFonts w:eastAsia="한양신명조"/>
          <w:lang w:eastAsia="ko-KR"/>
        </w:rPr>
        <w:t>n_keys</w:t>
      </w:r>
      <w:proofErr w:type="spellEnd"/>
      <w:r w:rsidRPr="00F923EC">
        <w:rPr>
          <w:rFonts w:eastAsia="한양신명조"/>
          <w:lang w:eastAsia="ko-KR"/>
        </w:rPr>
        <w:t xml:space="preserve"> are included in KG, we add </w:t>
      </w:r>
      <w:proofErr w:type="spellStart"/>
      <w:r w:rsidRPr="00F923EC">
        <w:rPr>
          <w:rFonts w:eastAsia="한양신명조"/>
          <w:lang w:eastAsia="ko-KR"/>
        </w:rPr>
        <w:t>n_keys</w:t>
      </w:r>
      <w:proofErr w:type="spellEnd"/>
      <w:r w:rsidRPr="00F923EC">
        <w:rPr>
          <w:rFonts w:eastAsia="한양신명조"/>
          <w:lang w:eastAsia="ko-KR"/>
        </w:rPr>
        <w:t xml:space="preserve"> to the keyword graph(KG) and update weights and vertex scores(Line 3-4). Otherwise, we create a new keyword graph by using </w:t>
      </w:r>
      <w:proofErr w:type="spellStart"/>
      <w:r w:rsidRPr="00F923EC">
        <w:rPr>
          <w:rFonts w:eastAsia="한양신명조"/>
          <w:lang w:eastAsia="ko-KR"/>
        </w:rPr>
        <w:t>n_keys</w:t>
      </w:r>
      <w:proofErr w:type="spellEnd"/>
      <w:r w:rsidRPr="00F923EC">
        <w:rPr>
          <w:rFonts w:eastAsia="한양신명조"/>
          <w:lang w:eastAsia="ko-KR"/>
        </w:rPr>
        <w:t xml:space="preserve"> and </w:t>
      </w:r>
      <w:proofErr w:type="spellStart"/>
      <w:r w:rsidRPr="00F923EC">
        <w:rPr>
          <w:rFonts w:eastAsia="한양신명조"/>
          <w:lang w:eastAsia="ko-KR"/>
        </w:rPr>
        <w:t>r_keys</w:t>
      </w:r>
      <w:proofErr w:type="spellEnd"/>
      <w:r w:rsidRPr="00F923EC">
        <w:rPr>
          <w:rFonts w:eastAsia="한양신명조"/>
          <w:lang w:eastAsia="ko-KR"/>
        </w:rPr>
        <w:t xml:space="preserve"> since it is likely to be a newly detected </w:t>
      </w:r>
      <w:proofErr w:type="gramStart"/>
      <w:r w:rsidRPr="00F923EC">
        <w:rPr>
          <w:rFonts w:eastAsia="한양신명조"/>
          <w:lang w:eastAsia="ko-KR"/>
        </w:rPr>
        <w:t>event(</w:t>
      </w:r>
      <w:proofErr w:type="gramEnd"/>
      <w:r w:rsidRPr="00F923EC">
        <w:rPr>
          <w:rFonts w:eastAsia="한양신명조"/>
          <w:lang w:eastAsia="ko-KR"/>
        </w:rPr>
        <w:t>Line 5-6).</w:t>
      </w:r>
    </w:p>
    <w:p w14:paraId="6471D649" w14:textId="77777777" w:rsidR="00D565FB" w:rsidRDefault="00E04810" w:rsidP="00F73681">
      <w:pPr>
        <w:pStyle w:val="MDPI52figure"/>
        <w:rPr>
          <w:rFonts w:eastAsiaTheme="minorEastAsia"/>
          <w:lang w:eastAsia="ko-KR"/>
        </w:rPr>
      </w:pPr>
      <w:r w:rsidRPr="00E04810">
        <w:rPr>
          <w:noProof/>
          <w:lang w:eastAsia="ko-KR" w:bidi="ar-SA"/>
        </w:rPr>
        <w:drawing>
          <wp:inline distT="0" distB="0" distL="0" distR="0" wp14:anchorId="389C5CC5" wp14:editId="619FB4DA">
            <wp:extent cx="3738668" cy="2275840"/>
            <wp:effectExtent l="0" t="0" r="0" b="0"/>
            <wp:docPr id="9" name="그림 9" descr="D:\충북대학교\2020년도\3.논문\수빈논문\al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충북대학교\2020년도\3.논문\수빈논문\algo1.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6606" r="12861"/>
                    <a:stretch/>
                  </pic:blipFill>
                  <pic:spPr bwMode="auto">
                    <a:xfrm>
                      <a:off x="0" y="0"/>
                      <a:ext cx="3738668" cy="2275840"/>
                    </a:xfrm>
                    <a:prstGeom prst="rect">
                      <a:avLst/>
                    </a:prstGeom>
                    <a:noFill/>
                    <a:ln>
                      <a:noFill/>
                    </a:ln>
                    <a:extLst>
                      <a:ext uri="{53640926-AAD7-44D8-BBD7-CCE9431645EC}">
                        <a14:shadowObscured xmlns:a14="http://schemas.microsoft.com/office/drawing/2010/main"/>
                      </a:ext>
                    </a:extLst>
                  </pic:spPr>
                </pic:pic>
              </a:graphicData>
            </a:graphic>
          </wp:inline>
        </w:drawing>
      </w:r>
    </w:p>
    <w:p w14:paraId="7E36ABB9" w14:textId="77777777" w:rsidR="00B25470" w:rsidRPr="00B25470" w:rsidRDefault="00B25470" w:rsidP="00B25470">
      <w:pPr>
        <w:pStyle w:val="MDPI51figurecaption"/>
        <w:rPr>
          <w:rFonts w:eastAsiaTheme="minorEastAsia"/>
          <w:lang w:eastAsia="ko-KR"/>
        </w:rPr>
      </w:pPr>
      <w:r w:rsidRPr="00B25470">
        <w:rPr>
          <w:rFonts w:eastAsia="한양신명조"/>
          <w:b/>
        </w:rPr>
        <w:t>Figure 6.</w:t>
      </w:r>
      <w:r w:rsidRPr="00B25470">
        <w:rPr>
          <w:rFonts w:eastAsia="한양신명조"/>
        </w:rPr>
        <w:t xml:space="preserve"> Relevant document analysis algorithm.</w:t>
      </w:r>
    </w:p>
    <w:p w14:paraId="1266C60E" w14:textId="77777777" w:rsidR="00E04810" w:rsidRDefault="00706D40" w:rsidP="00E04810">
      <w:pPr>
        <w:pStyle w:val="MDPI22heading2"/>
      </w:pPr>
      <w:r w:rsidRPr="00F40332">
        <w:t>3.</w:t>
      </w:r>
      <w:r w:rsidR="00E04810">
        <w:t>5</w:t>
      </w:r>
      <w:r w:rsidRPr="00F40332">
        <w:t xml:space="preserve">. </w:t>
      </w:r>
      <w:r w:rsidR="00E04810">
        <w:t xml:space="preserve">Local Event Detection </w:t>
      </w:r>
    </w:p>
    <w:p w14:paraId="0BC8C5A8" w14:textId="59F98E9C" w:rsidR="00E04810" w:rsidRPr="00E31232" w:rsidRDefault="00E04810" w:rsidP="00E04810">
      <w:pPr>
        <w:pStyle w:val="MDPI31text"/>
        <w:rPr>
          <w:rFonts w:eastAsia="한양신명조"/>
          <w:lang w:eastAsia="ko-KR"/>
        </w:rPr>
      </w:pPr>
      <w:r w:rsidRPr="00F923EC">
        <w:rPr>
          <w:rFonts w:eastAsia="한양신명조"/>
          <w:lang w:eastAsia="ko-KR"/>
        </w:rPr>
        <w:t>The proposed scheme performs a clustering algorithm</w:t>
      </w:r>
      <w:r w:rsidR="00B63D00">
        <w:rPr>
          <w:rFonts w:eastAsia="한양신명조"/>
          <w:lang w:eastAsia="ko-KR"/>
        </w:rPr>
        <w:t xml:space="preserve"> </w:t>
      </w:r>
      <w:r w:rsidR="00B63D00" w:rsidRPr="00F923EC">
        <w:rPr>
          <w:rFonts w:eastAsia="한양신명조"/>
          <w:lang w:eastAsia="ko-KR"/>
        </w:rPr>
        <w:t>based on edge weights</w:t>
      </w:r>
      <w:r w:rsidRPr="00F923EC">
        <w:rPr>
          <w:rFonts w:eastAsia="한양신명조"/>
          <w:lang w:eastAsia="ko-KR"/>
        </w:rPr>
        <w:t xml:space="preserve"> </w:t>
      </w:r>
      <w:r w:rsidR="00B63D00">
        <w:rPr>
          <w:rFonts w:eastAsia="한양신명조"/>
          <w:lang w:eastAsia="ko-KR"/>
        </w:rPr>
        <w:t>in</w:t>
      </w:r>
      <w:r w:rsidR="00B63D00" w:rsidRPr="00F923EC">
        <w:rPr>
          <w:rFonts w:eastAsia="한양신명조"/>
          <w:lang w:eastAsia="ko-KR"/>
        </w:rPr>
        <w:t xml:space="preserve"> </w:t>
      </w:r>
      <w:r w:rsidRPr="00F923EC">
        <w:rPr>
          <w:rFonts w:eastAsia="한양신명조"/>
          <w:lang w:eastAsia="ko-KR"/>
        </w:rPr>
        <w:t xml:space="preserve">the keyword graph to classify local events. </w:t>
      </w:r>
      <w:r w:rsidR="00B63D00">
        <w:rPr>
          <w:rFonts w:eastAsia="한양신명조"/>
          <w:lang w:eastAsia="ko-KR"/>
        </w:rPr>
        <w:t>An</w:t>
      </w:r>
      <w:r w:rsidR="00B63D00" w:rsidRPr="00F923EC">
        <w:rPr>
          <w:rFonts w:eastAsia="한양신명조"/>
          <w:lang w:eastAsia="ko-KR"/>
        </w:rPr>
        <w:t xml:space="preserve"> </w:t>
      </w:r>
      <w:r w:rsidRPr="00F923EC">
        <w:rPr>
          <w:rFonts w:eastAsia="한양신명조"/>
          <w:lang w:eastAsia="ko-KR"/>
        </w:rPr>
        <w:t>edge weight represent</w:t>
      </w:r>
      <w:r w:rsidR="00B63D00">
        <w:rPr>
          <w:rFonts w:eastAsia="한양신명조"/>
          <w:lang w:eastAsia="ko-KR"/>
        </w:rPr>
        <w:t>s</w:t>
      </w:r>
      <w:r w:rsidRPr="00F923EC">
        <w:rPr>
          <w:rFonts w:eastAsia="한양신명조"/>
          <w:lang w:eastAsia="ko-KR"/>
        </w:rPr>
        <w:t xml:space="preserve"> the keyword correlation coefficient that means the higher </w:t>
      </w:r>
      <w:r w:rsidR="00B63D00">
        <w:rPr>
          <w:rFonts w:eastAsia="한양신명조"/>
          <w:lang w:eastAsia="ko-KR"/>
        </w:rPr>
        <w:t xml:space="preserve">the </w:t>
      </w:r>
      <w:r w:rsidRPr="00F923EC">
        <w:rPr>
          <w:rFonts w:eastAsia="한양신명조"/>
          <w:lang w:eastAsia="ko-KR"/>
        </w:rPr>
        <w:t>weight is</w:t>
      </w:r>
      <w:r w:rsidR="00B63D00">
        <w:rPr>
          <w:rFonts w:eastAsia="한양신명조"/>
          <w:lang w:eastAsia="ko-KR"/>
        </w:rPr>
        <w:t xml:space="preserve">, the </w:t>
      </w:r>
      <w:r w:rsidRPr="00F923EC">
        <w:rPr>
          <w:rFonts w:eastAsia="한양신명조"/>
          <w:lang w:eastAsia="ko-KR"/>
        </w:rPr>
        <w:t>more frequently co-occurring</w:t>
      </w:r>
      <w:r w:rsidR="00B63D00">
        <w:rPr>
          <w:rFonts w:eastAsia="한양신명조"/>
          <w:lang w:eastAsia="ko-KR"/>
        </w:rPr>
        <w:t xml:space="preserve"> they are</w:t>
      </w:r>
      <w:r w:rsidRPr="00F923EC">
        <w:rPr>
          <w:rFonts w:eastAsia="한양신명조"/>
          <w:lang w:eastAsia="ko-KR"/>
        </w:rPr>
        <w:t xml:space="preserve">. The clustering algorithm combines the ‘key’ nodes with the </w:t>
      </w:r>
      <w:r>
        <w:rPr>
          <w:rFonts w:eastAsia="한양신명조"/>
          <w:lang w:eastAsia="ko-KR"/>
        </w:rPr>
        <w:t xml:space="preserve">(one-hop) </w:t>
      </w:r>
      <w:r w:rsidRPr="00F923EC">
        <w:rPr>
          <w:rFonts w:eastAsia="한양신명조"/>
          <w:lang w:eastAsia="ko-KR"/>
        </w:rPr>
        <w:t>neighbors that have a higher edge weight than a threshold</w:t>
      </w:r>
      <w:r>
        <w:rPr>
          <w:rFonts w:eastAsia="한양신명조"/>
          <w:lang w:eastAsia="ko-KR"/>
        </w:rPr>
        <w:t xml:space="preserve"> </w:t>
      </w:r>
      <w:r w:rsidRPr="00F923EC">
        <w:rPr>
          <w:rFonts w:eastAsia="한양신명조"/>
          <w:lang w:eastAsia="ko-KR"/>
        </w:rPr>
        <w:t>(</w:t>
      </w:r>
      <w:r>
        <w:rPr>
          <w:rFonts w:ascii="바탕" w:eastAsia="바탕" w:hAnsi="바탕" w:hint="eastAsia"/>
          <w:lang w:eastAsia="ko-KR"/>
        </w:rPr>
        <w:t>α</w:t>
      </w:r>
      <w:r w:rsidRPr="00F923EC">
        <w:rPr>
          <w:rFonts w:eastAsia="한양신명조"/>
          <w:lang w:eastAsia="ko-KR"/>
        </w:rPr>
        <w:t xml:space="preserve">). The threshold is selected based on the network modularity that embodies the strength of the division of a network into </w:t>
      </w:r>
      <w:proofErr w:type="gramStart"/>
      <w:r w:rsidRPr="00F923EC">
        <w:rPr>
          <w:rFonts w:eastAsia="한양신명조"/>
          <w:lang w:eastAsia="ko-KR"/>
        </w:rPr>
        <w:t>modules(</w:t>
      </w:r>
      <w:proofErr w:type="gramEnd"/>
      <w:r w:rsidRPr="00F923EC">
        <w:rPr>
          <w:rFonts w:eastAsia="한양신명조"/>
          <w:lang w:eastAsia="ko-KR"/>
        </w:rPr>
        <w:t xml:space="preserve">clusters). The network modularity is often used in optimization methods for detecting </w:t>
      </w:r>
      <w:proofErr w:type="gramStart"/>
      <w:r w:rsidR="00D16C2F" w:rsidRPr="00F923EC">
        <w:rPr>
          <w:rFonts w:eastAsia="한양신명조"/>
          <w:lang w:eastAsia="ko-KR"/>
        </w:rPr>
        <w:t>communit</w:t>
      </w:r>
      <w:r w:rsidR="00D16C2F">
        <w:rPr>
          <w:rFonts w:eastAsia="한양신명조"/>
          <w:lang w:eastAsia="ko-KR"/>
        </w:rPr>
        <w:t>ies</w:t>
      </w:r>
      <w:r w:rsidRPr="00F923EC">
        <w:rPr>
          <w:rFonts w:eastAsia="한양신명조"/>
          <w:lang w:eastAsia="ko-KR"/>
        </w:rPr>
        <w:t>(</w:t>
      </w:r>
      <w:proofErr w:type="gramEnd"/>
      <w:r w:rsidRPr="00F923EC">
        <w:rPr>
          <w:rFonts w:eastAsia="한양신명조"/>
          <w:lang w:eastAsia="ko-KR"/>
        </w:rPr>
        <w:t>cluster</w:t>
      </w:r>
      <w:r w:rsidR="00D16C2F">
        <w:rPr>
          <w:rFonts w:eastAsia="한양신명조"/>
          <w:lang w:eastAsia="ko-KR"/>
        </w:rPr>
        <w:t>s</w:t>
      </w:r>
      <w:r w:rsidRPr="00F923EC">
        <w:rPr>
          <w:rFonts w:eastAsia="한양신명조"/>
          <w:lang w:eastAsia="ko-KR"/>
        </w:rPr>
        <w:t xml:space="preserve">) in </w:t>
      </w:r>
      <w:r w:rsidR="00D16C2F">
        <w:rPr>
          <w:rFonts w:eastAsia="한양신명조"/>
          <w:lang w:eastAsia="ko-KR"/>
        </w:rPr>
        <w:t xml:space="preserve">a </w:t>
      </w:r>
      <w:r w:rsidRPr="00F923EC">
        <w:rPr>
          <w:rFonts w:eastAsia="한양신명조"/>
          <w:lang w:eastAsia="ko-KR"/>
        </w:rPr>
        <w:t>graph. We use it for detecting and grouping events to efficiently find local events.</w:t>
      </w:r>
    </w:p>
    <w:p w14:paraId="305364D8" w14:textId="3182701D" w:rsidR="00E04810" w:rsidRPr="0047161D" w:rsidRDefault="00E04810" w:rsidP="0047161D">
      <w:pPr>
        <w:pStyle w:val="MDPI33textspaceafter"/>
        <w:rPr>
          <w:rFonts w:eastAsia="한양신명조"/>
        </w:rPr>
      </w:pPr>
      <w:r w:rsidRPr="0047161D">
        <w:rPr>
          <w:rFonts w:eastAsia="한양신명조"/>
        </w:rPr>
        <w:t>The netw</w:t>
      </w:r>
      <w:r w:rsidR="0047161D" w:rsidRPr="0047161D">
        <w:rPr>
          <w:rFonts w:eastAsia="한양신명조"/>
        </w:rPr>
        <w:t>ork modularity is formulated by equation (5)</w:t>
      </w:r>
      <w:r w:rsidRPr="0047161D">
        <w:rPr>
          <w:rFonts w:eastAsia="한양신명조"/>
        </w:rPr>
        <w:t xml:space="preserve">, where </w:t>
      </w:r>
      <w:r w:rsidRPr="0089681C">
        <w:rPr>
          <w:rFonts w:eastAsia="한양신명조"/>
          <w:i/>
        </w:rPr>
        <w:t>m</w:t>
      </w:r>
      <w:r w:rsidRPr="0089681C">
        <w:rPr>
          <w:rFonts w:eastAsia="한양신명조"/>
        </w:rPr>
        <w:t>,</w:t>
      </w:r>
      <w:r w:rsidRPr="0089681C">
        <w:rPr>
          <w:rFonts w:eastAsia="한양신명조"/>
          <w:i/>
        </w:rPr>
        <w:t xml:space="preserve"> n</w:t>
      </w:r>
      <w:r w:rsidRPr="0089681C">
        <w:rPr>
          <w:rFonts w:eastAsia="한양신명조"/>
        </w:rPr>
        <w:t>,</w:t>
      </w:r>
      <w:r w:rsidRPr="0089681C">
        <w:rPr>
          <w:rFonts w:eastAsia="한양신명조"/>
          <w:i/>
        </w:rPr>
        <w:t xml:space="preserve"> </w:t>
      </w:r>
      <w:proofErr w:type="spellStart"/>
      <w:r w:rsidRPr="0089681C">
        <w:rPr>
          <w:rFonts w:eastAsia="한양신명조"/>
          <w:i/>
        </w:rPr>
        <w:t>ew</w:t>
      </w:r>
      <w:r w:rsidRPr="0089681C">
        <w:rPr>
          <w:rFonts w:eastAsia="한양신명조"/>
          <w:i/>
          <w:vertAlign w:val="subscript"/>
        </w:rPr>
        <w:t>ij</w:t>
      </w:r>
      <w:proofErr w:type="spellEnd"/>
      <w:r w:rsidRPr="0047161D">
        <w:rPr>
          <w:rFonts w:eastAsia="한양신명조"/>
        </w:rPr>
        <w:t xml:space="preserve"> and </w:t>
      </w:r>
      <w:proofErr w:type="spellStart"/>
      <w:r w:rsidRPr="0089681C">
        <w:rPr>
          <w:rFonts w:eastAsia="한양신명조"/>
          <w:i/>
        </w:rPr>
        <w:t>k</w:t>
      </w:r>
      <w:r w:rsidRPr="0089681C">
        <w:rPr>
          <w:rFonts w:eastAsia="한양신명조"/>
          <w:i/>
          <w:vertAlign w:val="subscript"/>
        </w:rPr>
        <w:t>i</w:t>
      </w:r>
      <w:proofErr w:type="spellEnd"/>
      <w:r w:rsidRPr="0047161D">
        <w:rPr>
          <w:rFonts w:eastAsia="한양신명조"/>
        </w:rPr>
        <w:t xml:space="preserve"> denote the number of edges </w:t>
      </w:r>
      <w:r w:rsidR="00CF5C96">
        <w:rPr>
          <w:rFonts w:eastAsia="한양신명조"/>
        </w:rPr>
        <w:t>in</w:t>
      </w:r>
      <w:r w:rsidR="00CF5C96" w:rsidRPr="0047161D">
        <w:rPr>
          <w:rFonts w:eastAsia="한양신명조"/>
        </w:rPr>
        <w:t xml:space="preserve"> </w:t>
      </w:r>
      <w:r w:rsidRPr="0047161D">
        <w:rPr>
          <w:rFonts w:eastAsia="한양신명조"/>
        </w:rPr>
        <w:t xml:space="preserve">the graph, the number of vertices </w:t>
      </w:r>
      <w:r w:rsidR="00CF5C96">
        <w:rPr>
          <w:rFonts w:eastAsia="한양신명조"/>
        </w:rPr>
        <w:t>in</w:t>
      </w:r>
      <w:r w:rsidR="00CF5C96" w:rsidRPr="0047161D">
        <w:rPr>
          <w:rFonts w:eastAsia="한양신명조"/>
        </w:rPr>
        <w:t xml:space="preserve"> </w:t>
      </w:r>
      <w:r w:rsidRPr="0047161D">
        <w:rPr>
          <w:rFonts w:eastAsia="한양신명조"/>
        </w:rPr>
        <w:t xml:space="preserve">the graph, the edge weight between vertex </w:t>
      </w:r>
      <w:proofErr w:type="spellStart"/>
      <w:r w:rsidRPr="0089681C">
        <w:rPr>
          <w:rFonts w:eastAsia="한양신명조"/>
          <w:i/>
        </w:rPr>
        <w:t>i</w:t>
      </w:r>
      <w:proofErr w:type="spellEnd"/>
      <w:r w:rsidRPr="0047161D">
        <w:rPr>
          <w:rFonts w:eastAsia="한양신명조"/>
        </w:rPr>
        <w:t xml:space="preserve"> and </w:t>
      </w:r>
      <w:r w:rsidRPr="0089681C">
        <w:rPr>
          <w:rFonts w:eastAsia="한양신명조"/>
          <w:i/>
        </w:rPr>
        <w:t>j</w:t>
      </w:r>
      <w:r w:rsidRPr="0047161D">
        <w:rPr>
          <w:rFonts w:eastAsia="한양신명조"/>
        </w:rPr>
        <w:t xml:space="preserve"> </w:t>
      </w:r>
      <w:r w:rsidRPr="0047161D">
        <w:rPr>
          <w:rFonts w:eastAsia="한양신명조"/>
        </w:rPr>
        <w:lastRenderedPageBreak/>
        <w:t>that is calculated by equation</w:t>
      </w:r>
      <w:r w:rsidR="00A16CDE" w:rsidRPr="0047161D">
        <w:rPr>
          <w:rFonts w:eastAsia="한양신명조"/>
        </w:rPr>
        <w:t xml:space="preserve"> (1)</w:t>
      </w:r>
      <w:r w:rsidRPr="0047161D">
        <w:rPr>
          <w:rFonts w:eastAsia="한양신명조"/>
        </w:rPr>
        <w:t xml:space="preserve">, and the sum of edge weights of vertex </w:t>
      </w:r>
      <w:proofErr w:type="spellStart"/>
      <w:r w:rsidRPr="0089681C">
        <w:rPr>
          <w:rFonts w:eastAsia="한양신명조"/>
          <w:i/>
        </w:rPr>
        <w:t>i</w:t>
      </w:r>
      <w:proofErr w:type="spellEnd"/>
      <w:r w:rsidRPr="0047161D">
        <w:rPr>
          <w:rFonts w:eastAsia="한양신명조"/>
        </w:rPr>
        <w:t xml:space="preserve">, respectively. </w:t>
      </w:r>
      <m:oMath>
        <m:r>
          <w:rPr>
            <w:rFonts w:ascii="Cambria Math" w:eastAsia="한양신명조" w:hAnsi="Cambria Math"/>
          </w:rPr>
          <m:t>δ(</m:t>
        </m:r>
        <m:sSub>
          <m:sSubPr>
            <m:ctrlPr>
              <w:rPr>
                <w:rFonts w:ascii="Cambria Math" w:hAnsi="Cambria Math"/>
                <w:i/>
              </w:rPr>
            </m:ctrlPr>
          </m:sSubPr>
          <m:e>
            <m:r>
              <w:rPr>
                <w:rFonts w:ascii="Cambria Math" w:eastAsia="한양신명조" w:hAnsi="Cambria Math"/>
              </w:rPr>
              <m:t>c</m:t>
            </m:r>
          </m:e>
          <m:sub>
            <m:r>
              <w:rPr>
                <w:rFonts w:ascii="Cambria Math" w:eastAsia="한양신명조" w:hAnsi="Cambria Math"/>
              </w:rPr>
              <m:t>i</m:t>
            </m:r>
          </m:sub>
        </m:sSub>
        <m:r>
          <w:rPr>
            <w:rFonts w:ascii="Cambria Math" w:eastAsia="한양신명조" w:hAnsi="Cambria Math"/>
          </w:rPr>
          <m:t>,</m:t>
        </m:r>
        <m:sSub>
          <m:sSubPr>
            <m:ctrlPr>
              <w:rPr>
                <w:rFonts w:ascii="Cambria Math" w:hAnsi="Cambria Math"/>
                <w:i/>
              </w:rPr>
            </m:ctrlPr>
          </m:sSubPr>
          <m:e>
            <m:r>
              <w:rPr>
                <w:rFonts w:ascii="Cambria Math" w:eastAsia="한양신명조" w:hAnsi="Cambria Math"/>
              </w:rPr>
              <m:t>c</m:t>
            </m:r>
          </m:e>
          <m:sub>
            <m:r>
              <w:rPr>
                <w:rFonts w:ascii="Cambria Math" w:eastAsia="한양신명조" w:hAnsi="Cambria Math"/>
              </w:rPr>
              <m:t>j</m:t>
            </m:r>
          </m:sub>
        </m:sSub>
        <m:r>
          <w:rPr>
            <w:rFonts w:ascii="Cambria Math" w:eastAsia="한양신명조" w:hAnsi="Cambria Math"/>
          </w:rPr>
          <m:t>)</m:t>
        </m:r>
      </m:oMath>
      <w:r w:rsidRPr="0047161D">
        <w:rPr>
          <w:rFonts w:eastAsia="한양신명조" w:hint="eastAsia"/>
        </w:rPr>
        <w:t xml:space="preserve"> </w:t>
      </w:r>
      <w:proofErr w:type="gramStart"/>
      <w:r w:rsidRPr="0047161D">
        <w:rPr>
          <w:rFonts w:eastAsia="한양신명조"/>
        </w:rPr>
        <w:t>is</w:t>
      </w:r>
      <w:proofErr w:type="gramEnd"/>
      <w:r w:rsidRPr="0047161D">
        <w:rPr>
          <w:rFonts w:eastAsia="한양신명조"/>
        </w:rPr>
        <w:t xml:space="preserve"> a </w:t>
      </w:r>
      <w:proofErr w:type="spellStart"/>
      <w:r w:rsidRPr="0047161D">
        <w:rPr>
          <w:rFonts w:eastAsia="한양신명조"/>
        </w:rPr>
        <w:t>boolean</w:t>
      </w:r>
      <w:proofErr w:type="spellEnd"/>
      <w:r w:rsidRPr="0047161D">
        <w:rPr>
          <w:rFonts w:eastAsia="한양신명조"/>
        </w:rPr>
        <w:t xml:space="preserve"> function that returns 1 or 0 depending on whether vertex </w:t>
      </w:r>
      <w:proofErr w:type="spellStart"/>
      <w:r w:rsidRPr="0089681C">
        <w:rPr>
          <w:rFonts w:eastAsia="한양신명조"/>
          <w:i/>
        </w:rPr>
        <w:t>i</w:t>
      </w:r>
      <w:proofErr w:type="spellEnd"/>
      <w:r w:rsidRPr="0047161D">
        <w:rPr>
          <w:rFonts w:eastAsia="한양신명조"/>
        </w:rPr>
        <w:t xml:space="preserve"> and vertex </w:t>
      </w:r>
      <w:r w:rsidRPr="0089681C">
        <w:rPr>
          <w:rFonts w:eastAsia="한양신명조"/>
          <w:i/>
        </w:rPr>
        <w:t>j</w:t>
      </w:r>
      <w:r w:rsidRPr="0047161D">
        <w:rPr>
          <w:rFonts w:eastAsia="한양신명조"/>
        </w:rPr>
        <w:t xml:space="preserve"> are in the same cluster.</w:t>
      </w:r>
    </w:p>
    <w:tbl>
      <w:tblPr>
        <w:tblW w:w="5000" w:type="pct"/>
        <w:jc w:val="center"/>
        <w:tblCellMar>
          <w:left w:w="0" w:type="dxa"/>
          <w:right w:w="0" w:type="dxa"/>
        </w:tblCellMar>
        <w:tblLook w:val="04A0" w:firstRow="1" w:lastRow="0" w:firstColumn="1" w:lastColumn="0" w:noHBand="0" w:noVBand="1"/>
      </w:tblPr>
      <w:tblGrid>
        <w:gridCol w:w="7901"/>
        <w:gridCol w:w="943"/>
      </w:tblGrid>
      <w:tr w:rsidR="00E04810" w:rsidRPr="00F40332" w14:paraId="714110DE" w14:textId="77777777" w:rsidTr="00DE11E0">
        <w:trPr>
          <w:jc w:val="center"/>
        </w:trPr>
        <w:tc>
          <w:tcPr>
            <w:tcW w:w="4467" w:type="pct"/>
          </w:tcPr>
          <w:p w14:paraId="0A508FC2" w14:textId="77777777" w:rsidR="00E04810" w:rsidRPr="00E04810" w:rsidRDefault="002F03E0" w:rsidP="00DE11E0">
            <w:pPr>
              <w:pStyle w:val="MDPI39equation"/>
              <w:rPr>
                <w:rFonts w:eastAsiaTheme="minorEastAsia"/>
                <w:lang w:eastAsia="ko-KR"/>
              </w:rPr>
            </w:pPr>
            <m:oMath>
              <m:sSub>
                <m:sSubPr>
                  <m:ctrlPr>
                    <w:rPr>
                      <w:rFonts w:ascii="Cambria Math" w:hAnsi="Cambria Math"/>
                    </w:rPr>
                  </m:ctrlPr>
                </m:sSubPr>
                <m:e>
                  <m:r>
                    <w:rPr>
                      <w:rFonts w:ascii="Cambria Math" w:hAnsi="Cambria Math"/>
                    </w:rPr>
                    <m:t>NM</m:t>
                  </m:r>
                </m:e>
                <m:sub>
                  <m:r>
                    <w:rPr>
                      <w:rFonts w:ascii="Cambria Math" w:hAnsi="Cambria Math"/>
                    </w:rPr>
                    <m:t>G</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ij</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ew</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e>
              </m:nary>
            </m:oMath>
            <w:r w:rsidR="00E04810">
              <w:rPr>
                <w:rFonts w:eastAsiaTheme="minorEastAsia"/>
                <w:lang w:eastAsia="ko-KR"/>
              </w:rPr>
              <w:t>,</w:t>
            </w:r>
          </w:p>
        </w:tc>
        <w:tc>
          <w:tcPr>
            <w:tcW w:w="533" w:type="pct"/>
            <w:vAlign w:val="center"/>
          </w:tcPr>
          <w:p w14:paraId="4FA7BE6C" w14:textId="77777777" w:rsidR="00E04810" w:rsidRPr="00F40332" w:rsidRDefault="00E04810" w:rsidP="00E04810">
            <w:pPr>
              <w:pStyle w:val="MDPI39equation"/>
            </w:pPr>
            <w:r w:rsidRPr="00F40332">
              <w:t>(</w:t>
            </w:r>
            <w:r>
              <w:t>5</w:t>
            </w:r>
            <w:r w:rsidRPr="00F40332">
              <w:t>)</w:t>
            </w:r>
          </w:p>
        </w:tc>
      </w:tr>
    </w:tbl>
    <w:p w14:paraId="68311A78" w14:textId="3237CEF9" w:rsidR="00E04810" w:rsidRDefault="00E04810" w:rsidP="00F73681">
      <w:pPr>
        <w:pStyle w:val="MDPI33textspaceafter"/>
        <w:spacing w:after="0"/>
        <w:rPr>
          <w:rFonts w:eastAsia="한양신명조"/>
          <w:lang w:eastAsia="ko-KR"/>
        </w:rPr>
      </w:pPr>
      <w:r w:rsidRPr="00F923EC">
        <w:rPr>
          <w:rFonts w:eastAsia="한양신명조"/>
          <w:lang w:eastAsia="ko-KR"/>
        </w:rPr>
        <w:t>The procedure of merging and splitting clusters is needed for providing “k” events to users. The proposed scheme provides “k” clusters to users as the local event by using the in-cluster and the out-cluster weight.</w:t>
      </w:r>
    </w:p>
    <w:p w14:paraId="3ED15751" w14:textId="06CC3E60" w:rsidR="00E04810" w:rsidRDefault="00E04810" w:rsidP="002F01C5">
      <w:pPr>
        <w:pStyle w:val="MDPI33textspaceafter"/>
        <w:rPr>
          <w:rFonts w:eastAsia="한양신명조"/>
          <w:lang w:eastAsia="ko-KR"/>
        </w:rPr>
      </w:pPr>
      <w:r w:rsidRPr="00F923EC">
        <w:rPr>
          <w:rFonts w:eastAsia="한양신명조"/>
          <w:lang w:eastAsia="ko-KR"/>
        </w:rPr>
        <w:t xml:space="preserve">Figure </w:t>
      </w:r>
      <w:r>
        <w:rPr>
          <w:rFonts w:eastAsia="한양신명조"/>
          <w:lang w:eastAsia="ko-KR"/>
        </w:rPr>
        <w:t>7</w:t>
      </w:r>
      <w:r w:rsidRPr="00F923EC">
        <w:rPr>
          <w:rFonts w:eastAsia="한양신명조"/>
          <w:lang w:eastAsia="ko-KR"/>
        </w:rPr>
        <w:t xml:space="preserve"> shows an example of detecting local events of the proposed scheme. First, we just make clusters according to the above mentioned procedure. After that, we can get three clusters </w:t>
      </w:r>
      <w:r w:rsidR="000B03C7">
        <w:rPr>
          <w:rFonts w:eastAsia="한양신명조"/>
          <w:lang w:eastAsia="ko-KR"/>
        </w:rPr>
        <w:t>as shown in</w:t>
      </w:r>
      <w:r w:rsidRPr="00F923EC">
        <w:rPr>
          <w:rFonts w:eastAsia="한양신명조"/>
          <w:lang w:eastAsia="ko-KR"/>
        </w:rPr>
        <w:t xml:space="preserve"> figure 6. The in-cluster weight is calculated based on the average of edge weights in the cluster. The out-cluster weight is calculated based on the sum of edge weights of inter-cluster. In this example, the in-cluster weights of </w:t>
      </w:r>
      <w:r w:rsidRPr="00E31232">
        <w:rPr>
          <w:rFonts w:eastAsia="한양신명조"/>
          <w:i/>
          <w:noProof/>
          <w:lang w:eastAsia="ko-KR"/>
        </w:rPr>
        <w:t>C</w:t>
      </w:r>
      <w:r w:rsidRPr="00E31232">
        <w:rPr>
          <w:rFonts w:eastAsia="한양신명조"/>
          <w:i/>
          <w:noProof/>
          <w:vertAlign w:val="subscript"/>
          <w:lang w:eastAsia="ko-KR"/>
        </w:rPr>
        <w:t>1</w:t>
      </w:r>
      <w:r>
        <w:rPr>
          <w:rFonts w:eastAsia="한양신명조"/>
          <w:lang w:eastAsia="ko-KR"/>
        </w:rPr>
        <w:t xml:space="preserve"> </w:t>
      </w:r>
      <w:r w:rsidRPr="00F923EC">
        <w:rPr>
          <w:rFonts w:eastAsia="한양신명조"/>
          <w:lang w:eastAsia="ko-KR"/>
        </w:rPr>
        <w:t xml:space="preserve">and </w:t>
      </w:r>
      <w:r w:rsidRPr="00E31232">
        <w:rPr>
          <w:rFonts w:eastAsia="한양신명조"/>
          <w:i/>
          <w:noProof/>
          <w:lang w:eastAsia="ko-KR"/>
        </w:rPr>
        <w:t>C</w:t>
      </w:r>
      <w:r>
        <w:rPr>
          <w:rFonts w:eastAsia="한양신명조"/>
          <w:i/>
          <w:noProof/>
          <w:vertAlign w:val="subscript"/>
          <w:lang w:eastAsia="ko-KR"/>
        </w:rPr>
        <w:t xml:space="preserve">2 </w:t>
      </w:r>
      <w:r w:rsidRPr="00F923EC">
        <w:rPr>
          <w:rFonts w:eastAsia="한양신명조"/>
          <w:lang w:eastAsia="ko-KR"/>
        </w:rPr>
        <w:t>are 0.66 and 0.53</w:t>
      </w:r>
      <w:r w:rsidR="000B03C7">
        <w:rPr>
          <w:rFonts w:eastAsia="한양신명조"/>
          <w:lang w:eastAsia="ko-KR"/>
        </w:rPr>
        <w:t>, respectively</w:t>
      </w:r>
      <w:r w:rsidRPr="00F923EC">
        <w:rPr>
          <w:rFonts w:eastAsia="한양신명조"/>
          <w:lang w:eastAsia="ko-KR"/>
        </w:rPr>
        <w:t xml:space="preserve">. The out-cluster weight </w:t>
      </w:r>
      <w:r w:rsidR="000B03C7">
        <w:rPr>
          <w:rFonts w:eastAsia="한양신명조"/>
          <w:lang w:eastAsia="ko-KR"/>
        </w:rPr>
        <w:t>between</w:t>
      </w:r>
      <w:r w:rsidR="000B03C7" w:rsidRPr="00F923EC">
        <w:rPr>
          <w:rFonts w:eastAsia="한양신명조"/>
          <w:lang w:eastAsia="ko-KR"/>
        </w:rPr>
        <w:t xml:space="preserve"> </w:t>
      </w:r>
      <w:r w:rsidRPr="00E31232">
        <w:rPr>
          <w:rFonts w:eastAsia="한양신명조"/>
          <w:i/>
          <w:noProof/>
          <w:lang w:eastAsia="ko-KR"/>
        </w:rPr>
        <w:t>C</w:t>
      </w:r>
      <w:r w:rsidRPr="00E31232">
        <w:rPr>
          <w:rFonts w:eastAsia="한양신명조"/>
          <w:i/>
          <w:noProof/>
          <w:vertAlign w:val="subscript"/>
          <w:lang w:eastAsia="ko-KR"/>
        </w:rPr>
        <w:t>1</w:t>
      </w:r>
      <w:r>
        <w:rPr>
          <w:rFonts w:eastAsia="한양신명조"/>
          <w:i/>
          <w:noProof/>
          <w:vertAlign w:val="subscript"/>
          <w:lang w:eastAsia="ko-KR"/>
        </w:rPr>
        <w:t xml:space="preserve"> </w:t>
      </w:r>
      <w:r w:rsidR="000B03C7">
        <w:rPr>
          <w:rFonts w:eastAsia="한양신명조"/>
          <w:lang w:eastAsia="ko-KR"/>
        </w:rPr>
        <w:t>and</w:t>
      </w:r>
      <w:r w:rsidRPr="00F923EC">
        <w:rPr>
          <w:rFonts w:eastAsia="한양신명조"/>
          <w:lang w:eastAsia="ko-KR"/>
        </w:rPr>
        <w:t xml:space="preserve"> </w:t>
      </w:r>
      <w:r w:rsidRPr="00E31232">
        <w:rPr>
          <w:rFonts w:eastAsia="한양신명조"/>
          <w:i/>
          <w:noProof/>
          <w:lang w:eastAsia="ko-KR"/>
        </w:rPr>
        <w:t>C</w:t>
      </w:r>
      <w:r>
        <w:rPr>
          <w:rFonts w:eastAsia="한양신명조"/>
          <w:i/>
          <w:noProof/>
          <w:vertAlign w:val="subscript"/>
          <w:lang w:eastAsia="ko-KR"/>
        </w:rPr>
        <w:t xml:space="preserve">2 </w:t>
      </w:r>
      <w:r w:rsidRPr="00F923EC">
        <w:rPr>
          <w:rFonts w:eastAsia="한양신명조"/>
          <w:lang w:eastAsia="ko-KR"/>
        </w:rPr>
        <w:t xml:space="preserve">is 1.55. We compare the sum of the in-cluster weights with the out-cluster weight. In this case, the out-cluster weight is higher than the sum of the in-cluster weights (0.66+0.53=1.19 &lt; 1.55). Therefore, we merge </w:t>
      </w:r>
      <w:r w:rsidRPr="00E31232">
        <w:rPr>
          <w:rFonts w:eastAsia="한양신명조"/>
          <w:i/>
          <w:noProof/>
          <w:lang w:eastAsia="ko-KR"/>
        </w:rPr>
        <w:t>C</w:t>
      </w:r>
      <w:r w:rsidRPr="00E31232">
        <w:rPr>
          <w:rFonts w:eastAsia="한양신명조"/>
          <w:i/>
          <w:noProof/>
          <w:vertAlign w:val="subscript"/>
          <w:lang w:eastAsia="ko-KR"/>
        </w:rPr>
        <w:t>1</w:t>
      </w:r>
      <w:r>
        <w:rPr>
          <w:rFonts w:eastAsia="한양신명조"/>
          <w:noProof/>
          <w:lang w:eastAsia="ko-KR"/>
        </w:rPr>
        <w:t xml:space="preserve"> </w:t>
      </w:r>
      <w:r w:rsidRPr="00F923EC">
        <w:rPr>
          <w:rFonts w:eastAsia="한양신명조"/>
          <w:lang w:eastAsia="ko-KR"/>
        </w:rPr>
        <w:t xml:space="preserve">and </w:t>
      </w:r>
      <w:r w:rsidRPr="00E31232">
        <w:rPr>
          <w:rFonts w:eastAsia="한양신명조"/>
          <w:i/>
          <w:noProof/>
          <w:lang w:eastAsia="ko-KR"/>
        </w:rPr>
        <w:t>C</w:t>
      </w:r>
      <w:r>
        <w:rPr>
          <w:rFonts w:eastAsia="한양신명조"/>
          <w:i/>
          <w:noProof/>
          <w:vertAlign w:val="subscript"/>
          <w:lang w:eastAsia="ko-KR"/>
        </w:rPr>
        <w:t xml:space="preserve">2 </w:t>
      </w:r>
      <w:r w:rsidRPr="00F923EC">
        <w:rPr>
          <w:rFonts w:eastAsia="한양신명조"/>
          <w:lang w:eastAsia="ko-KR"/>
        </w:rPr>
        <w:t xml:space="preserve">since </w:t>
      </w:r>
      <w:r w:rsidRPr="00E31232">
        <w:rPr>
          <w:rFonts w:eastAsia="한양신명조"/>
          <w:i/>
          <w:noProof/>
          <w:lang w:eastAsia="ko-KR"/>
        </w:rPr>
        <w:t>C</w:t>
      </w:r>
      <w:r w:rsidRPr="00E31232">
        <w:rPr>
          <w:rFonts w:eastAsia="한양신명조"/>
          <w:i/>
          <w:noProof/>
          <w:vertAlign w:val="subscript"/>
          <w:lang w:eastAsia="ko-KR"/>
        </w:rPr>
        <w:t>1</w:t>
      </w:r>
      <w:r w:rsidRPr="00F923EC">
        <w:rPr>
          <w:rFonts w:eastAsia="한양신명조"/>
          <w:lang w:eastAsia="ko-KR"/>
        </w:rPr>
        <w:t xml:space="preserve"> (or </w:t>
      </w:r>
      <w:r w:rsidRPr="00E31232">
        <w:rPr>
          <w:rFonts w:eastAsia="한양신명조"/>
          <w:i/>
          <w:noProof/>
          <w:lang w:eastAsia="ko-KR"/>
        </w:rPr>
        <w:t>C</w:t>
      </w:r>
      <w:r>
        <w:rPr>
          <w:rFonts w:eastAsia="한양신명조"/>
          <w:i/>
          <w:noProof/>
          <w:vertAlign w:val="subscript"/>
          <w:lang w:eastAsia="ko-KR"/>
        </w:rPr>
        <w:t>2</w:t>
      </w:r>
      <w:r w:rsidRPr="00F923EC">
        <w:rPr>
          <w:rFonts w:eastAsia="한양신명조"/>
          <w:lang w:eastAsia="ko-KR"/>
        </w:rPr>
        <w:t xml:space="preserve">) is closely related with </w:t>
      </w:r>
      <w:r w:rsidRPr="00E31232">
        <w:rPr>
          <w:rFonts w:eastAsia="한양신명조"/>
          <w:i/>
          <w:noProof/>
          <w:lang w:eastAsia="ko-KR"/>
        </w:rPr>
        <w:t>C</w:t>
      </w:r>
      <w:r>
        <w:rPr>
          <w:rFonts w:eastAsia="한양신명조"/>
          <w:i/>
          <w:noProof/>
          <w:vertAlign w:val="subscript"/>
          <w:lang w:eastAsia="ko-KR"/>
        </w:rPr>
        <w:t>2</w:t>
      </w:r>
      <w:r>
        <w:rPr>
          <w:rFonts w:eastAsia="한양신명조"/>
          <w:noProof/>
          <w:lang w:eastAsia="ko-KR"/>
        </w:rPr>
        <w:t xml:space="preserve"> </w:t>
      </w:r>
      <w:r w:rsidRPr="00F923EC">
        <w:rPr>
          <w:rFonts w:eastAsia="한양신명조"/>
          <w:lang w:eastAsia="ko-KR"/>
        </w:rPr>
        <w:t xml:space="preserve">(or </w:t>
      </w:r>
      <w:r w:rsidRPr="00E31232">
        <w:rPr>
          <w:rFonts w:eastAsia="한양신명조"/>
          <w:i/>
          <w:noProof/>
          <w:lang w:eastAsia="ko-KR"/>
        </w:rPr>
        <w:t>C</w:t>
      </w:r>
      <w:r w:rsidRPr="00E31232">
        <w:rPr>
          <w:rFonts w:eastAsia="한양신명조"/>
          <w:i/>
          <w:noProof/>
          <w:vertAlign w:val="subscript"/>
          <w:lang w:eastAsia="ko-KR"/>
        </w:rPr>
        <w:t>1</w:t>
      </w:r>
      <w:r w:rsidRPr="00F923EC">
        <w:rPr>
          <w:rFonts w:eastAsia="한양신명조"/>
          <w:lang w:eastAsia="ko-KR"/>
        </w:rPr>
        <w:t xml:space="preserve">). Likewise, we compare the sum of the in-cluster weights with the out-cluster weight </w:t>
      </w:r>
      <w:r w:rsidR="00A20EB8">
        <w:rPr>
          <w:rFonts w:eastAsia="한양신명조"/>
          <w:lang w:eastAsia="ko-KR"/>
        </w:rPr>
        <w:t>between</w:t>
      </w:r>
      <w:r w:rsidR="00A20EB8" w:rsidRPr="00F923EC">
        <w:rPr>
          <w:rFonts w:eastAsia="한양신명조"/>
          <w:lang w:eastAsia="ko-KR"/>
        </w:rPr>
        <w:t xml:space="preserve"> </w:t>
      </w:r>
      <w:r w:rsidRPr="00E31232">
        <w:rPr>
          <w:rFonts w:eastAsia="한양신명조"/>
          <w:i/>
          <w:noProof/>
          <w:lang w:eastAsia="ko-KR"/>
        </w:rPr>
        <w:t>C</w:t>
      </w:r>
      <w:r w:rsidRPr="00E31232">
        <w:rPr>
          <w:rFonts w:eastAsia="한양신명조"/>
          <w:i/>
          <w:noProof/>
          <w:vertAlign w:val="subscript"/>
          <w:lang w:eastAsia="ko-KR"/>
        </w:rPr>
        <w:t>1</w:t>
      </w:r>
      <w:r>
        <w:rPr>
          <w:rFonts w:eastAsia="한양신명조"/>
          <w:i/>
          <w:noProof/>
          <w:vertAlign w:val="subscript"/>
          <w:lang w:eastAsia="ko-KR"/>
        </w:rPr>
        <w:t xml:space="preserve"> </w:t>
      </w:r>
      <w:r w:rsidRPr="00F923EC">
        <w:rPr>
          <w:rFonts w:eastAsia="한양신명조"/>
          <w:lang w:eastAsia="ko-KR"/>
        </w:rPr>
        <w:t xml:space="preserve">and </w:t>
      </w:r>
      <w:r w:rsidRPr="00E31232">
        <w:rPr>
          <w:rFonts w:eastAsia="한양신명조"/>
          <w:i/>
          <w:noProof/>
          <w:lang w:eastAsia="ko-KR"/>
        </w:rPr>
        <w:t>C</w:t>
      </w:r>
      <w:r>
        <w:rPr>
          <w:rFonts w:eastAsia="한양신명조"/>
          <w:i/>
          <w:noProof/>
          <w:vertAlign w:val="subscript"/>
          <w:lang w:eastAsia="ko-KR"/>
        </w:rPr>
        <w:t>3</w:t>
      </w:r>
      <w:r w:rsidRPr="00F923EC">
        <w:rPr>
          <w:rFonts w:eastAsia="한양신명조"/>
          <w:lang w:eastAsia="ko-KR"/>
        </w:rPr>
        <w:t xml:space="preserve">. The out-cluster weight is lower than the sum of the in-cluster weights (in. 0.66+0.74 &gt; out. 0.40+0.32). We just remove </w:t>
      </w:r>
      <w:r w:rsidR="00A20EB8">
        <w:rPr>
          <w:rFonts w:eastAsia="한양신명조"/>
          <w:lang w:eastAsia="ko-KR"/>
        </w:rPr>
        <w:t xml:space="preserve">the </w:t>
      </w:r>
      <w:r w:rsidRPr="00F923EC">
        <w:rPr>
          <w:rFonts w:eastAsia="한양신명조"/>
          <w:lang w:eastAsia="ko-KR"/>
        </w:rPr>
        <w:t xml:space="preserve">connected edges </w:t>
      </w:r>
      <w:r w:rsidR="00A20EB8">
        <w:rPr>
          <w:rFonts w:eastAsia="한양신명조"/>
          <w:lang w:eastAsia="ko-KR"/>
        </w:rPr>
        <w:t xml:space="preserve">of </w:t>
      </w:r>
      <w:r w:rsidRPr="00E31232">
        <w:rPr>
          <w:rFonts w:eastAsia="한양신명조"/>
          <w:i/>
          <w:noProof/>
          <w:lang w:eastAsia="ko-KR"/>
        </w:rPr>
        <w:t>C</w:t>
      </w:r>
      <w:r w:rsidRPr="00E31232">
        <w:rPr>
          <w:rFonts w:eastAsia="한양신명조"/>
          <w:i/>
          <w:noProof/>
          <w:vertAlign w:val="subscript"/>
          <w:lang w:eastAsia="ko-KR"/>
        </w:rPr>
        <w:t>1</w:t>
      </w:r>
      <w:r>
        <w:rPr>
          <w:rFonts w:eastAsia="한양신명조"/>
          <w:i/>
          <w:noProof/>
          <w:vertAlign w:val="subscript"/>
          <w:lang w:eastAsia="ko-KR"/>
        </w:rPr>
        <w:t xml:space="preserve"> </w:t>
      </w:r>
      <w:r w:rsidR="00A20EB8">
        <w:rPr>
          <w:rFonts w:eastAsia="한양신명조"/>
          <w:lang w:eastAsia="ko-KR"/>
        </w:rPr>
        <w:t>and</w:t>
      </w:r>
      <w:r w:rsidR="00A20EB8" w:rsidRPr="00F923EC">
        <w:rPr>
          <w:rFonts w:eastAsia="한양신명조"/>
          <w:lang w:eastAsia="ko-KR"/>
        </w:rPr>
        <w:t xml:space="preserve"> </w:t>
      </w:r>
      <w:r w:rsidRPr="00E31232">
        <w:rPr>
          <w:rFonts w:eastAsia="한양신명조"/>
          <w:i/>
          <w:noProof/>
          <w:lang w:eastAsia="ko-KR"/>
        </w:rPr>
        <w:t>C</w:t>
      </w:r>
      <w:r>
        <w:rPr>
          <w:rFonts w:eastAsia="한양신명조"/>
          <w:i/>
          <w:noProof/>
          <w:vertAlign w:val="subscript"/>
          <w:lang w:eastAsia="ko-KR"/>
        </w:rPr>
        <w:t>3.</w:t>
      </w:r>
      <w:r w:rsidRPr="00F923EC">
        <w:rPr>
          <w:rFonts w:eastAsia="한양신명조"/>
          <w:lang w:eastAsia="ko-KR"/>
        </w:rPr>
        <w:t xml:space="preserve"> Finally, we provide </w:t>
      </w:r>
      <w:r w:rsidR="00A20EB8">
        <w:rPr>
          <w:rFonts w:eastAsia="한양신명조"/>
          <w:lang w:eastAsia="ko-KR"/>
        </w:rPr>
        <w:t xml:space="preserve">users with </w:t>
      </w:r>
      <w:proofErr w:type="gramStart"/>
      <w:r w:rsidRPr="00F923EC">
        <w:rPr>
          <w:rFonts w:eastAsia="한양신명조"/>
          <w:lang w:eastAsia="ko-KR"/>
        </w:rPr>
        <w:t>detected(</w:t>
      </w:r>
      <w:proofErr w:type="gramEnd"/>
      <w:r w:rsidRPr="00F923EC">
        <w:rPr>
          <w:rFonts w:eastAsia="한양신명조"/>
          <w:lang w:eastAsia="ko-KR"/>
        </w:rPr>
        <w:t xml:space="preserve">clustered) local events </w:t>
      </w:r>
      <w:r w:rsidR="00A20EB8">
        <w:rPr>
          <w:rFonts w:eastAsia="한양신명조"/>
          <w:lang w:eastAsia="ko-KR"/>
        </w:rPr>
        <w:t>as shown in</w:t>
      </w:r>
      <w:r w:rsidRPr="00F923EC">
        <w:rPr>
          <w:rFonts w:eastAsia="한양신명조"/>
          <w:lang w:eastAsia="ko-KR"/>
        </w:rPr>
        <w:t xml:space="preserve"> figure 6</w:t>
      </w:r>
      <w:r w:rsidR="00A20EB8">
        <w:rPr>
          <w:rFonts w:eastAsia="한양신명조"/>
          <w:lang w:eastAsia="ko-KR"/>
        </w:rPr>
        <w:t>(b)</w:t>
      </w:r>
      <w:r w:rsidRPr="00F923EC">
        <w:rPr>
          <w:rFonts w:eastAsia="한양신명조"/>
          <w:lang w:eastAsia="ko-KR"/>
        </w:rPr>
        <w:t>.</w:t>
      </w:r>
    </w:p>
    <w:tbl>
      <w:tblPr>
        <w:tblW w:w="0" w:type="auto"/>
        <w:tblLook w:val="04A0" w:firstRow="1" w:lastRow="0" w:firstColumn="1" w:lastColumn="0" w:noHBand="0" w:noVBand="1"/>
      </w:tblPr>
      <w:tblGrid>
        <w:gridCol w:w="4341"/>
        <w:gridCol w:w="4503"/>
      </w:tblGrid>
      <w:tr w:rsidR="00B25470" w:rsidRPr="00F40332" w14:paraId="68C2EB22" w14:textId="77777777" w:rsidTr="002F01C5">
        <w:tc>
          <w:tcPr>
            <w:tcW w:w="4226" w:type="dxa"/>
          </w:tcPr>
          <w:p w14:paraId="000FA395" w14:textId="77777777" w:rsidR="00B25470" w:rsidRDefault="00B25470" w:rsidP="00B25470">
            <w:pPr>
              <w:pStyle w:val="MDPI52figure"/>
              <w:adjustRightInd w:val="0"/>
              <w:snapToGrid w:val="0"/>
            </w:pPr>
            <w:r w:rsidRPr="00740AFE">
              <w:rPr>
                <w:rFonts w:ascii="함초롬바탕" w:eastAsia="굴림" w:hAnsi="굴림" w:cs="굴림"/>
                <w:noProof/>
                <w:sz w:val="20"/>
                <w:lang w:eastAsia="ko-KR" w:bidi="ar-SA"/>
              </w:rPr>
              <w:drawing>
                <wp:inline distT="0" distB="0" distL="0" distR="0" wp14:anchorId="46E9ED61" wp14:editId="17448871">
                  <wp:extent cx="2619784" cy="2478374"/>
                  <wp:effectExtent l="0" t="0" r="0" b="0"/>
                  <wp:docPr id="80" name="그림 80" descr="EMB00003fd436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50993704" descr="EMB00003fd4362c"/>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691" r="55184"/>
                          <a:stretch/>
                        </pic:blipFill>
                        <pic:spPr bwMode="auto">
                          <a:xfrm>
                            <a:off x="0" y="0"/>
                            <a:ext cx="2657012" cy="2513593"/>
                          </a:xfrm>
                          <a:prstGeom prst="rect">
                            <a:avLst/>
                          </a:prstGeom>
                          <a:noFill/>
                          <a:ln>
                            <a:noFill/>
                          </a:ln>
                          <a:extLst>
                            <a:ext uri="{53640926-AAD7-44D8-BBD7-CCE9431645EC}">
                              <a14:shadowObscured xmlns:a14="http://schemas.microsoft.com/office/drawing/2010/main"/>
                            </a:ext>
                          </a:extLst>
                        </pic:spPr>
                      </pic:pic>
                    </a:graphicData>
                  </a:graphic>
                </wp:inline>
              </w:drawing>
            </w:r>
          </w:p>
          <w:p w14:paraId="730346D8" w14:textId="77777777" w:rsidR="00B25470" w:rsidRPr="00B25470" w:rsidRDefault="00B25470" w:rsidP="00B25470">
            <w:pPr>
              <w:pStyle w:val="MDPI52figure"/>
              <w:adjustRightInd w:val="0"/>
              <w:snapToGrid w:val="0"/>
            </w:pPr>
            <w:r w:rsidRPr="0092073F">
              <w:rPr>
                <w:sz w:val="20"/>
              </w:rPr>
              <w:t>(a)</w:t>
            </w:r>
          </w:p>
        </w:tc>
        <w:tc>
          <w:tcPr>
            <w:tcW w:w="4618" w:type="dxa"/>
          </w:tcPr>
          <w:p w14:paraId="5FC1C3C1" w14:textId="77777777" w:rsidR="00B25470" w:rsidRPr="00706D40" w:rsidRDefault="00B25470" w:rsidP="00DE11E0">
            <w:pPr>
              <w:pStyle w:val="MDPI52figure"/>
              <w:adjustRightInd w:val="0"/>
              <w:snapToGrid w:val="0"/>
            </w:pPr>
            <w:r w:rsidRPr="00740AFE">
              <w:rPr>
                <w:rFonts w:ascii="함초롬바탕" w:eastAsia="굴림" w:hAnsi="굴림" w:cs="굴림"/>
                <w:noProof/>
                <w:sz w:val="20"/>
                <w:lang w:eastAsia="ko-KR" w:bidi="ar-SA"/>
              </w:rPr>
              <w:drawing>
                <wp:inline distT="0" distB="0" distL="0" distR="0" wp14:anchorId="3B332799" wp14:editId="3482FC8A">
                  <wp:extent cx="2614174" cy="2441270"/>
                  <wp:effectExtent l="0" t="0" r="0" b="0"/>
                  <wp:docPr id="10" name="그림 10" descr="EMB00003fd436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50993704" descr="EMB00003fd4362c"/>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5364" r="-1564"/>
                          <a:stretch/>
                        </pic:blipFill>
                        <pic:spPr bwMode="auto">
                          <a:xfrm>
                            <a:off x="0" y="0"/>
                            <a:ext cx="2627485" cy="2453700"/>
                          </a:xfrm>
                          <a:prstGeom prst="rect">
                            <a:avLst/>
                          </a:prstGeom>
                          <a:noFill/>
                          <a:ln>
                            <a:noFill/>
                          </a:ln>
                          <a:extLst>
                            <a:ext uri="{53640926-AAD7-44D8-BBD7-CCE9431645EC}">
                              <a14:shadowObscured xmlns:a14="http://schemas.microsoft.com/office/drawing/2010/main"/>
                            </a:ext>
                          </a:extLst>
                        </pic:spPr>
                      </pic:pic>
                    </a:graphicData>
                  </a:graphic>
                </wp:inline>
              </w:drawing>
            </w:r>
          </w:p>
          <w:p w14:paraId="277FB156" w14:textId="77777777" w:rsidR="00B25470" w:rsidRPr="00B25470" w:rsidRDefault="00B25470" w:rsidP="00B25470">
            <w:pPr>
              <w:pStyle w:val="MDPI52figure"/>
            </w:pPr>
            <w:r w:rsidRPr="0092073F">
              <w:rPr>
                <w:sz w:val="20"/>
              </w:rPr>
              <w:t>(b)</w:t>
            </w:r>
          </w:p>
        </w:tc>
      </w:tr>
    </w:tbl>
    <w:p w14:paraId="18C36EB7" w14:textId="7D8427FB" w:rsidR="00E04810" w:rsidRPr="00B25470" w:rsidRDefault="00E04810" w:rsidP="00B25470">
      <w:pPr>
        <w:pStyle w:val="MDPI51figurecaption"/>
      </w:pPr>
      <w:r w:rsidRPr="00B25470">
        <w:rPr>
          <w:rFonts w:eastAsia="한양신명조"/>
          <w:b/>
          <w:lang w:eastAsia="ko-KR"/>
        </w:rPr>
        <w:t>Figure 7.</w:t>
      </w:r>
      <w:r w:rsidRPr="00740AFE">
        <w:rPr>
          <w:rFonts w:eastAsia="한양신명조"/>
          <w:lang w:eastAsia="ko-KR"/>
        </w:rPr>
        <w:t xml:space="preserve"> Example of detecting local events</w:t>
      </w:r>
      <w:r w:rsidR="0092073F">
        <w:rPr>
          <w:rFonts w:eastAsia="한양신명조"/>
          <w:lang w:eastAsia="ko-KR"/>
        </w:rPr>
        <w:t>:</w:t>
      </w:r>
      <w:r w:rsidR="00B25470">
        <w:rPr>
          <w:rFonts w:eastAsia="한양신명조"/>
          <w:lang w:eastAsia="ko-KR"/>
        </w:rPr>
        <w:t xml:space="preserve"> (a) </w:t>
      </w:r>
      <w:r w:rsidR="00B25470" w:rsidRPr="00B25470">
        <w:rPr>
          <w:rFonts w:eastAsia="한양신명조"/>
          <w:lang w:eastAsia="ko-KR"/>
        </w:rPr>
        <w:t>clustering</w:t>
      </w:r>
      <w:r w:rsidR="00B25470">
        <w:rPr>
          <w:rFonts w:eastAsia="한양신명조"/>
          <w:lang w:eastAsia="ko-KR"/>
        </w:rPr>
        <w:t>;</w:t>
      </w:r>
      <w:r w:rsidR="00B25470" w:rsidRPr="00B25470">
        <w:rPr>
          <w:rFonts w:eastAsia="한양신명조"/>
          <w:lang w:eastAsia="ko-KR"/>
        </w:rPr>
        <w:t xml:space="preserve"> (b) detecting local events by merging and splitting clusters</w:t>
      </w:r>
      <w:r w:rsidR="00B25470">
        <w:rPr>
          <w:rFonts w:eastAsia="한양신명조"/>
          <w:lang w:eastAsia="ko-KR"/>
        </w:rPr>
        <w:t>.</w:t>
      </w:r>
    </w:p>
    <w:p w14:paraId="1C7B2385" w14:textId="4E8AD732" w:rsidR="00E04810" w:rsidRPr="002413D1" w:rsidRDefault="00E04810" w:rsidP="002413D1">
      <w:pPr>
        <w:pStyle w:val="MDPI33textspaceafter"/>
        <w:rPr>
          <w:rFonts w:eastAsia="한양신명조"/>
        </w:rPr>
      </w:pPr>
      <w:r w:rsidRPr="002413D1">
        <w:rPr>
          <w:rFonts w:eastAsia="한양신명조"/>
        </w:rPr>
        <w:t xml:space="preserve">Figure 8 shows the local event detection algorithm. The input parameters are </w:t>
      </w:r>
      <w:proofErr w:type="gramStart"/>
      <w:r w:rsidRPr="002413D1">
        <w:rPr>
          <w:rFonts w:eastAsia="한양신명조"/>
        </w:rPr>
        <w:t>KG(</w:t>
      </w:r>
      <w:proofErr w:type="gramEnd"/>
      <w:r w:rsidRPr="002413D1">
        <w:rPr>
          <w:rFonts w:eastAsia="한양신명조"/>
        </w:rPr>
        <w:t>the keyword graph) and k(the number of local events). The return value</w:t>
      </w:r>
      <w:r w:rsidR="007B6555">
        <w:rPr>
          <w:rFonts w:eastAsia="한양신명조"/>
        </w:rPr>
        <w:t>s</w:t>
      </w:r>
      <w:r w:rsidRPr="002413D1">
        <w:rPr>
          <w:rFonts w:eastAsia="한양신명조"/>
        </w:rPr>
        <w:t xml:space="preserve"> </w:t>
      </w:r>
      <w:r w:rsidR="007B6555">
        <w:rPr>
          <w:rFonts w:eastAsia="한양신명조"/>
        </w:rPr>
        <w:t>are</w:t>
      </w:r>
      <w:r w:rsidR="007B6555" w:rsidRPr="002413D1">
        <w:rPr>
          <w:rFonts w:eastAsia="한양신명조"/>
        </w:rPr>
        <w:t xml:space="preserve"> </w:t>
      </w:r>
      <w:r w:rsidR="007B6555">
        <w:rPr>
          <w:rFonts w:eastAsia="한양신명조"/>
        </w:rPr>
        <w:t xml:space="preserve">the </w:t>
      </w:r>
      <w:r w:rsidRPr="002413D1">
        <w:rPr>
          <w:rFonts w:eastAsia="한양신명조"/>
        </w:rPr>
        <w:t xml:space="preserve">keyword sets of </w:t>
      </w:r>
      <w:r w:rsidR="007B6555">
        <w:rPr>
          <w:rFonts w:eastAsia="한양신명조"/>
        </w:rPr>
        <w:t xml:space="preserve">the </w:t>
      </w:r>
      <w:r w:rsidRPr="002413D1">
        <w:rPr>
          <w:rFonts w:eastAsia="한양신명조"/>
        </w:rPr>
        <w:t xml:space="preserve">detected local events. We set </w:t>
      </w:r>
      <w:r w:rsidR="00896D8F">
        <w:rPr>
          <w:rFonts w:eastAsia="한양신명조"/>
        </w:rPr>
        <w:t>the</w:t>
      </w:r>
      <w:r w:rsidR="00896D8F" w:rsidRPr="002413D1">
        <w:rPr>
          <w:rFonts w:eastAsia="한양신명조"/>
        </w:rPr>
        <w:t xml:space="preserve"> </w:t>
      </w:r>
      <w:r w:rsidRPr="002413D1">
        <w:rPr>
          <w:rFonts w:eastAsia="한양신명조"/>
        </w:rPr>
        <w:t>threshold alpha and the output data to initial value</w:t>
      </w:r>
      <w:r w:rsidR="00896D8F">
        <w:rPr>
          <w:rFonts w:eastAsia="한양신명조"/>
        </w:rPr>
        <w:t>s</w:t>
      </w:r>
      <w:r w:rsidRPr="002413D1">
        <w:rPr>
          <w:rFonts w:eastAsia="한양신명조"/>
        </w:rPr>
        <w:t xml:space="preserve"> (Line 1-2). We use the network modularity to find the best threshold value by using equation (5). As </w:t>
      </w:r>
      <w:r w:rsidR="00896D8F">
        <w:rPr>
          <w:rFonts w:eastAsia="한양신명조"/>
        </w:rPr>
        <w:t xml:space="preserve">already </w:t>
      </w:r>
      <w:r w:rsidRPr="002413D1">
        <w:rPr>
          <w:rFonts w:eastAsia="한양신명조"/>
        </w:rPr>
        <w:t>mentioned, the threshold is used for the “k” clustering algorithm that combines one-hop neighbors, which they have a higher edge weight than the threshold that is induced by the network modularity, with the ‘key’ node(Line 3). Finally, we merge cluster</w:t>
      </w:r>
      <w:r w:rsidR="00896D8F">
        <w:rPr>
          <w:rFonts w:eastAsia="한양신명조"/>
        </w:rPr>
        <w:t>s</w:t>
      </w:r>
      <w:r w:rsidRPr="002413D1">
        <w:rPr>
          <w:rFonts w:eastAsia="한양신명조"/>
        </w:rPr>
        <w:t xml:space="preserve"> “a” and “b” iteratively by comparing the sum of the in-cluster weights with the out-cluster </w:t>
      </w:r>
      <w:proofErr w:type="gramStart"/>
      <w:r w:rsidRPr="002413D1">
        <w:rPr>
          <w:rFonts w:eastAsia="한양신명조"/>
        </w:rPr>
        <w:t>weight(</w:t>
      </w:r>
      <w:proofErr w:type="gramEnd"/>
      <w:r w:rsidRPr="002413D1">
        <w:rPr>
          <w:rFonts w:eastAsia="한양신명조"/>
        </w:rPr>
        <w:t xml:space="preserve">Line 4-13). The merged cluster is inserted to the result </w:t>
      </w:r>
      <w:proofErr w:type="gramStart"/>
      <w:r w:rsidRPr="002413D1">
        <w:rPr>
          <w:rFonts w:eastAsia="한양신명조"/>
        </w:rPr>
        <w:t>E(</w:t>
      </w:r>
      <w:proofErr w:type="gramEnd"/>
      <w:r w:rsidRPr="002413D1">
        <w:rPr>
          <w:rFonts w:eastAsia="한양신명조"/>
        </w:rPr>
        <w:t xml:space="preserve">Line 10). </w:t>
      </w:r>
      <w:r w:rsidRPr="002413D1">
        <w:rPr>
          <w:rFonts w:eastAsia="한양신명조" w:hint="eastAsia"/>
        </w:rPr>
        <w:t xml:space="preserve">We </w:t>
      </w:r>
      <w:r w:rsidRPr="002413D1">
        <w:rPr>
          <w:rFonts w:eastAsia="한양신명조"/>
        </w:rPr>
        <w:t xml:space="preserve">return the result E as </w:t>
      </w:r>
      <w:r w:rsidR="00E336A1">
        <w:rPr>
          <w:rFonts w:eastAsia="한양신명조"/>
        </w:rPr>
        <w:t xml:space="preserve">a set of the </w:t>
      </w:r>
      <w:r w:rsidRPr="002413D1">
        <w:rPr>
          <w:rFonts w:eastAsia="한양신명조"/>
        </w:rPr>
        <w:t>detected local event</w:t>
      </w:r>
      <w:r w:rsidR="00E336A1">
        <w:rPr>
          <w:rFonts w:eastAsia="한양신명조"/>
        </w:rPr>
        <w:t>s</w:t>
      </w:r>
      <w:r w:rsidRPr="002413D1">
        <w:rPr>
          <w:rFonts w:eastAsia="한양신명조"/>
        </w:rPr>
        <w:t>.</w:t>
      </w:r>
    </w:p>
    <w:p w14:paraId="3B0E7245" w14:textId="77777777" w:rsidR="00E04810" w:rsidRDefault="00B25470" w:rsidP="00F73681">
      <w:pPr>
        <w:pStyle w:val="MDPI31text"/>
        <w:ind w:firstLine="0"/>
        <w:jc w:val="center"/>
      </w:pPr>
      <w:r w:rsidRPr="00B25470">
        <w:rPr>
          <w:noProof/>
          <w:lang w:eastAsia="ko-KR" w:bidi="ar-SA"/>
        </w:rPr>
        <w:lastRenderedPageBreak/>
        <w:drawing>
          <wp:inline distT="0" distB="0" distL="0" distR="0" wp14:anchorId="201EF973" wp14:editId="5F5476E9">
            <wp:extent cx="4339274" cy="3820285"/>
            <wp:effectExtent l="0" t="0" r="4445" b="8890"/>
            <wp:docPr id="15" name="그림 15" descr="D:\충북대학교\2020년도\3.논문\수빈논문\al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충북대학교\2020년도\3.논문\수빈논문\algo2.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6889" r="12394"/>
                    <a:stretch/>
                  </pic:blipFill>
                  <pic:spPr bwMode="auto">
                    <a:xfrm>
                      <a:off x="0" y="0"/>
                      <a:ext cx="4339274" cy="3820285"/>
                    </a:xfrm>
                    <a:prstGeom prst="rect">
                      <a:avLst/>
                    </a:prstGeom>
                    <a:noFill/>
                    <a:ln>
                      <a:noFill/>
                    </a:ln>
                    <a:extLst>
                      <a:ext uri="{53640926-AAD7-44D8-BBD7-CCE9431645EC}">
                        <a14:shadowObscured xmlns:a14="http://schemas.microsoft.com/office/drawing/2010/main"/>
                      </a:ext>
                    </a:extLst>
                  </pic:spPr>
                </pic:pic>
              </a:graphicData>
            </a:graphic>
          </wp:inline>
        </w:drawing>
      </w:r>
    </w:p>
    <w:p w14:paraId="34428973" w14:textId="77777777" w:rsidR="00B25470" w:rsidRPr="00740AFE" w:rsidRDefault="00B25470" w:rsidP="00B25470">
      <w:pPr>
        <w:pStyle w:val="MDPI51figurecaption"/>
        <w:rPr>
          <w:rFonts w:ascii="함초롬바탕" w:eastAsia="굴림" w:hAnsi="굴림" w:cs="굴림"/>
          <w:sz w:val="20"/>
          <w:lang w:eastAsia="ko-KR"/>
        </w:rPr>
      </w:pPr>
      <w:r w:rsidRPr="00B25470">
        <w:rPr>
          <w:rFonts w:eastAsia="한양신명조"/>
          <w:b/>
          <w:lang w:eastAsia="ko-KR"/>
        </w:rPr>
        <w:t>Figure 8.</w:t>
      </w:r>
      <w:r w:rsidRPr="00740AFE">
        <w:rPr>
          <w:rFonts w:eastAsia="한양신명조"/>
          <w:lang w:eastAsia="ko-KR"/>
        </w:rPr>
        <w:t xml:space="preserve"> </w:t>
      </w:r>
      <w:r>
        <w:rPr>
          <w:rFonts w:eastAsia="한양신명조"/>
          <w:lang w:eastAsia="ko-KR"/>
        </w:rPr>
        <w:t>Local event detection algorithm.</w:t>
      </w:r>
    </w:p>
    <w:p w14:paraId="779FC615" w14:textId="77777777" w:rsidR="00706D40" w:rsidRPr="00F40332" w:rsidRDefault="00706D40" w:rsidP="00706D40">
      <w:pPr>
        <w:pStyle w:val="MDPI21heading1"/>
      </w:pPr>
      <w:r w:rsidRPr="00F40332">
        <w:t xml:space="preserve">4. </w:t>
      </w:r>
      <w:r w:rsidR="00B25470">
        <w:t>Experiments</w:t>
      </w:r>
    </w:p>
    <w:p w14:paraId="477F1481" w14:textId="42A7D252" w:rsidR="00B25470" w:rsidRPr="00593646" w:rsidRDefault="00B25470" w:rsidP="00B25470">
      <w:pPr>
        <w:pStyle w:val="MDPI31text"/>
        <w:rPr>
          <w:rFonts w:eastAsia="한양신명조"/>
          <w:lang w:eastAsia="ko-KR"/>
        </w:rPr>
      </w:pPr>
      <w:r w:rsidRPr="00740AFE">
        <w:rPr>
          <w:rFonts w:eastAsia="한양신명조"/>
          <w:lang w:eastAsia="ko-KR"/>
        </w:rPr>
        <w:t>We verify the superiority of the proposed scheme by comparing its</w:t>
      </w:r>
      <w:bookmarkStart w:id="120" w:name="_GoBack"/>
      <w:bookmarkEnd w:id="120"/>
      <w:r w:rsidRPr="00740AFE">
        <w:rPr>
          <w:rFonts w:eastAsia="한양신명조"/>
          <w:lang w:eastAsia="ko-KR"/>
        </w:rPr>
        <w:t xml:space="preserve"> performances with the existing event detection schemes. The experimental </w:t>
      </w:r>
      <w:r w:rsidR="00021C73">
        <w:rPr>
          <w:rFonts w:eastAsia="한양신명조"/>
          <w:lang w:eastAsia="ko-KR"/>
        </w:rPr>
        <w:t>environment</w:t>
      </w:r>
      <w:r w:rsidR="00021C73" w:rsidRPr="00740AFE">
        <w:rPr>
          <w:rFonts w:eastAsia="한양신명조"/>
          <w:lang w:eastAsia="ko-KR"/>
        </w:rPr>
        <w:t xml:space="preserve"> </w:t>
      </w:r>
      <w:r w:rsidR="00021C73">
        <w:rPr>
          <w:rFonts w:eastAsia="한양신명조"/>
          <w:lang w:eastAsia="ko-KR"/>
        </w:rPr>
        <w:t>is</w:t>
      </w:r>
      <w:r w:rsidR="00021C73" w:rsidRPr="00740AFE">
        <w:rPr>
          <w:rFonts w:eastAsia="한양신명조"/>
          <w:lang w:eastAsia="ko-KR"/>
        </w:rPr>
        <w:t xml:space="preserve"> </w:t>
      </w:r>
      <w:r w:rsidRPr="00740AFE">
        <w:rPr>
          <w:rFonts w:eastAsia="한양신명조"/>
          <w:lang w:eastAsia="ko-KR"/>
        </w:rPr>
        <w:t>shown in Table 1. We conducted various experiments on single server environments, where the server was equipped with an Intel core i5-</w:t>
      </w:r>
      <w:r w:rsidR="0063186D">
        <w:rPr>
          <w:rFonts w:eastAsia="한양신명조"/>
          <w:lang w:eastAsia="ko-KR"/>
        </w:rPr>
        <w:t>3570</w:t>
      </w:r>
      <w:r w:rsidRPr="00740AFE">
        <w:rPr>
          <w:rFonts w:eastAsia="한양신명조"/>
          <w:lang w:eastAsia="ko-KR"/>
        </w:rPr>
        <w:t xml:space="preserve"> CPU 3.40GHz and 16GB of memory. We implement</w:t>
      </w:r>
      <w:r w:rsidR="00B143D6">
        <w:rPr>
          <w:rFonts w:eastAsia="한양신명조"/>
          <w:lang w:eastAsia="ko-KR"/>
        </w:rPr>
        <w:t>ed</w:t>
      </w:r>
      <w:r w:rsidRPr="00740AFE">
        <w:rPr>
          <w:rFonts w:eastAsia="한양신명조"/>
          <w:lang w:eastAsia="ko-KR"/>
        </w:rPr>
        <w:t xml:space="preserve"> the proposed scheme by using Python 2.7 on Window OS. We collected </w:t>
      </w:r>
      <w:r w:rsidR="0063186D">
        <w:rPr>
          <w:rFonts w:eastAsia="한양신명조"/>
          <w:lang w:eastAsia="ko-KR"/>
        </w:rPr>
        <w:t>106,095</w:t>
      </w:r>
      <w:r w:rsidRPr="00740AFE">
        <w:rPr>
          <w:rFonts w:eastAsia="한양신명조"/>
          <w:lang w:eastAsia="ko-KR"/>
        </w:rPr>
        <w:t xml:space="preserve"> tweets and </w:t>
      </w:r>
      <w:r w:rsidR="0063186D">
        <w:rPr>
          <w:rFonts w:eastAsia="한양신명조"/>
          <w:lang w:eastAsia="ko-KR"/>
        </w:rPr>
        <w:t>147</w:t>
      </w:r>
      <w:r w:rsidRPr="00740AFE">
        <w:rPr>
          <w:rFonts w:eastAsia="한양신명조"/>
          <w:lang w:eastAsia="ko-KR"/>
        </w:rPr>
        <w:t>,</w:t>
      </w:r>
      <w:r w:rsidR="0063186D">
        <w:rPr>
          <w:rFonts w:eastAsia="한양신명조"/>
          <w:lang w:eastAsia="ko-KR"/>
        </w:rPr>
        <w:t>326</w:t>
      </w:r>
      <w:r w:rsidR="00B143D6">
        <w:rPr>
          <w:rFonts w:eastAsia="한양신명조"/>
          <w:lang w:eastAsia="ko-KR"/>
        </w:rPr>
        <w:t xml:space="preserve"> </w:t>
      </w:r>
      <w:r w:rsidRPr="00740AFE">
        <w:rPr>
          <w:rFonts w:eastAsia="한양신명조"/>
          <w:lang w:eastAsia="ko-KR"/>
        </w:rPr>
        <w:t>relevant documents by using the Twitter Scraper API.</w:t>
      </w:r>
      <w:r w:rsidR="00806F18">
        <w:rPr>
          <w:rFonts w:eastAsia="한양신명조"/>
          <w:lang w:eastAsia="ko-KR"/>
        </w:rPr>
        <w:t xml:space="preserve"> We collect 1</w:t>
      </w:r>
      <w:r w:rsidR="00806F18">
        <w:rPr>
          <w:rFonts w:eastAsia="한양신명조" w:hint="eastAsia"/>
          <w:lang w:eastAsia="ko-KR"/>
        </w:rPr>
        <w:t xml:space="preserve"> month</w:t>
      </w:r>
      <w:r w:rsidR="00806F18">
        <w:rPr>
          <w:rFonts w:eastAsia="한양신명조"/>
          <w:lang w:eastAsia="ko-KR"/>
        </w:rPr>
        <w:t xml:space="preserve"> of tweets and documents (from April 1, 2019).</w:t>
      </w:r>
      <w:r w:rsidR="00593646">
        <w:rPr>
          <w:rFonts w:eastAsia="한양신명조"/>
          <w:lang w:eastAsia="ko-KR"/>
        </w:rPr>
        <w:t xml:space="preserve"> </w:t>
      </w:r>
      <w:ins w:id="121" w:author="dojin" w:date="2020-08-04T02:39:00Z">
        <w:r w:rsidR="00ED3827" w:rsidRPr="00ED3827">
          <w:rPr>
            <w:rFonts w:eastAsia="한양신명조"/>
            <w:lang w:eastAsia="ko-KR"/>
          </w:rPr>
          <w:t xml:space="preserve">In our paper, the ground truth was annotated by human users. In the experiments, we used 50 local events as the ground truth. The ground truth is called the true set in the paper. </w:t>
        </w:r>
      </w:ins>
      <w:r w:rsidR="00593646" w:rsidRPr="00593646">
        <w:rPr>
          <w:rFonts w:eastAsia="한양신명조"/>
          <w:lang w:eastAsia="ko-KR"/>
        </w:rPr>
        <w:t>The recall was calculated by changing K from 5 to 20 (maximum/10 to max/2.5). Recall calculation values are rounded. Accuracy is calculated by giving 0.5 if the clustered event is the same as the true set, and 0.5 if the keywords that can be judged to be the same meaning as the tagged event category are clustered.</w:t>
      </w:r>
    </w:p>
    <w:p w14:paraId="714282E2" w14:textId="49AE7FEB" w:rsidR="00B25470" w:rsidRDefault="00B25470" w:rsidP="00B25470">
      <w:pPr>
        <w:pStyle w:val="MDPI41tablecaption"/>
        <w:rPr>
          <w:rFonts w:eastAsia="#신명조"/>
          <w:lang w:eastAsia="ko-KR"/>
        </w:rPr>
      </w:pPr>
      <w:r w:rsidRPr="00B25470">
        <w:rPr>
          <w:rFonts w:eastAsia="#신명조"/>
          <w:b/>
          <w:lang w:eastAsia="ko-KR"/>
        </w:rPr>
        <w:t xml:space="preserve">Table </w:t>
      </w:r>
      <w:r w:rsidRPr="00B25470">
        <w:rPr>
          <w:rFonts w:eastAsia="#신명조"/>
          <w:b/>
          <w:lang w:eastAsia="ko-KR"/>
        </w:rPr>
        <w:fldChar w:fldCharType="begin"/>
      </w:r>
      <w:r w:rsidRPr="00B25470">
        <w:rPr>
          <w:rFonts w:eastAsia="#신명조"/>
          <w:b/>
          <w:lang w:eastAsia="ko-KR"/>
        </w:rPr>
        <w:instrText xml:space="preserve"> SEQ Table \* ARABIC </w:instrText>
      </w:r>
      <w:r w:rsidRPr="00B25470">
        <w:rPr>
          <w:rFonts w:eastAsia="#신명조"/>
          <w:b/>
          <w:lang w:eastAsia="ko-KR"/>
        </w:rPr>
        <w:fldChar w:fldCharType="separate"/>
      </w:r>
      <w:r w:rsidRPr="00B25470">
        <w:rPr>
          <w:rFonts w:eastAsia="#신명조"/>
          <w:b/>
          <w:noProof/>
          <w:lang w:eastAsia="ko-KR"/>
        </w:rPr>
        <w:t>1</w:t>
      </w:r>
      <w:r w:rsidRPr="00B25470">
        <w:rPr>
          <w:rFonts w:eastAsia="#신명조"/>
          <w:b/>
          <w:lang w:eastAsia="ko-KR"/>
        </w:rPr>
        <w:fldChar w:fldCharType="end"/>
      </w:r>
      <w:r w:rsidRPr="00B25470">
        <w:rPr>
          <w:rFonts w:eastAsia="#신명조"/>
          <w:b/>
          <w:lang w:eastAsia="ko-KR"/>
        </w:rPr>
        <w:t>.</w:t>
      </w:r>
      <w:r w:rsidRPr="00FE22EF">
        <w:rPr>
          <w:rFonts w:eastAsia="#신명조"/>
          <w:lang w:eastAsia="ko-KR"/>
        </w:rPr>
        <w:t xml:space="preserve"> The experimental </w:t>
      </w:r>
      <w:r w:rsidR="00021C73">
        <w:rPr>
          <w:rFonts w:eastAsia="#신명조"/>
          <w:lang w:eastAsia="ko-KR"/>
        </w:rPr>
        <w:t>environment</w:t>
      </w:r>
      <w:r w:rsidR="00BA0271">
        <w:rPr>
          <w:rFonts w:eastAsia="#신명조"/>
          <w:lang w:eastAsia="ko-KR"/>
        </w:rPr>
        <w:t>.</w:t>
      </w:r>
    </w:p>
    <w:tbl>
      <w:tblPr>
        <w:tblW w:w="0" w:type="auto"/>
        <w:jc w:val="center"/>
        <w:tblBorders>
          <w:top w:val="single" w:sz="8" w:space="0" w:color="auto"/>
          <w:bottom w:val="single" w:sz="8" w:space="0" w:color="auto"/>
        </w:tblBorders>
        <w:tblLook w:val="04A0" w:firstRow="1" w:lastRow="0" w:firstColumn="1" w:lastColumn="0" w:noHBand="0" w:noVBand="1"/>
      </w:tblPr>
      <w:tblGrid>
        <w:gridCol w:w="3019"/>
        <w:gridCol w:w="3019"/>
      </w:tblGrid>
      <w:tr w:rsidR="00B25470" w:rsidRPr="00384551" w14:paraId="38DB84A8" w14:textId="77777777" w:rsidTr="00B25470">
        <w:trPr>
          <w:trHeight w:val="252"/>
          <w:jc w:val="center"/>
        </w:trPr>
        <w:tc>
          <w:tcPr>
            <w:tcW w:w="3019" w:type="dxa"/>
            <w:tcBorders>
              <w:bottom w:val="single" w:sz="4" w:space="0" w:color="auto"/>
            </w:tcBorders>
            <w:shd w:val="clear" w:color="auto" w:fill="auto"/>
            <w:vAlign w:val="center"/>
          </w:tcPr>
          <w:p w14:paraId="1FA41921" w14:textId="77777777" w:rsidR="00B25470" w:rsidRPr="00EB1F0A" w:rsidRDefault="00B25470" w:rsidP="00DE11E0">
            <w:pPr>
              <w:pStyle w:val="MDPI42tablebody"/>
              <w:spacing w:line="240" w:lineRule="auto"/>
              <w:rPr>
                <w:b/>
              </w:rPr>
            </w:pPr>
            <w:r>
              <w:rPr>
                <w:b/>
              </w:rPr>
              <w:t>Name</w:t>
            </w:r>
          </w:p>
        </w:tc>
        <w:tc>
          <w:tcPr>
            <w:tcW w:w="3019" w:type="dxa"/>
            <w:tcBorders>
              <w:bottom w:val="single" w:sz="4" w:space="0" w:color="auto"/>
            </w:tcBorders>
            <w:shd w:val="clear" w:color="auto" w:fill="auto"/>
            <w:vAlign w:val="center"/>
          </w:tcPr>
          <w:p w14:paraId="7564D8BB" w14:textId="77777777" w:rsidR="00B25470" w:rsidRPr="00EB1F0A" w:rsidRDefault="00B25470" w:rsidP="00DE11E0">
            <w:pPr>
              <w:pStyle w:val="MDPI42tablebody"/>
              <w:spacing w:line="240" w:lineRule="auto"/>
              <w:rPr>
                <w:b/>
              </w:rPr>
            </w:pPr>
            <w:r>
              <w:rPr>
                <w:b/>
              </w:rPr>
              <w:t>Value</w:t>
            </w:r>
          </w:p>
        </w:tc>
      </w:tr>
      <w:tr w:rsidR="00B25470" w:rsidRPr="00777C55" w14:paraId="03571FB6" w14:textId="77777777" w:rsidTr="00B25470">
        <w:trPr>
          <w:trHeight w:val="504"/>
          <w:jc w:val="center"/>
        </w:trPr>
        <w:tc>
          <w:tcPr>
            <w:tcW w:w="3019" w:type="dxa"/>
            <w:shd w:val="clear" w:color="auto" w:fill="auto"/>
            <w:vAlign w:val="center"/>
          </w:tcPr>
          <w:p w14:paraId="587CEB49" w14:textId="77777777" w:rsidR="00B25470" w:rsidRPr="000E4E97" w:rsidRDefault="00B25470" w:rsidP="00DE11E0">
            <w:pPr>
              <w:pStyle w:val="MDPI42tablebody"/>
              <w:spacing w:line="240" w:lineRule="auto"/>
            </w:pPr>
            <w:r>
              <w:t>Processor</w:t>
            </w:r>
          </w:p>
        </w:tc>
        <w:tc>
          <w:tcPr>
            <w:tcW w:w="3019" w:type="dxa"/>
            <w:shd w:val="clear" w:color="auto" w:fill="auto"/>
            <w:vAlign w:val="center"/>
          </w:tcPr>
          <w:p w14:paraId="4B5B2995" w14:textId="77777777" w:rsidR="00B25470" w:rsidRPr="000E4E97" w:rsidRDefault="00B25470" w:rsidP="00DE11E0">
            <w:pPr>
              <w:pStyle w:val="MDPI42tablebody"/>
              <w:spacing w:line="240" w:lineRule="auto"/>
            </w:pPr>
            <w:r w:rsidRPr="00B25470">
              <w:t>Intel i5-3570k, 3.4GHz, 4 Core</w:t>
            </w:r>
          </w:p>
        </w:tc>
      </w:tr>
      <w:tr w:rsidR="00B25470" w:rsidRPr="00777C55" w14:paraId="60C79CEA" w14:textId="77777777" w:rsidTr="00B25470">
        <w:trPr>
          <w:trHeight w:val="252"/>
          <w:jc w:val="center"/>
        </w:trPr>
        <w:tc>
          <w:tcPr>
            <w:tcW w:w="3019" w:type="dxa"/>
            <w:shd w:val="clear" w:color="auto" w:fill="auto"/>
            <w:vAlign w:val="center"/>
          </w:tcPr>
          <w:p w14:paraId="40682FC8" w14:textId="77777777" w:rsidR="00B25470" w:rsidRPr="000E4E97" w:rsidRDefault="00B25470" w:rsidP="00DE11E0">
            <w:pPr>
              <w:pStyle w:val="MDPI42tablebody"/>
              <w:spacing w:line="240" w:lineRule="auto"/>
            </w:pPr>
            <w:r>
              <w:t>Memory</w:t>
            </w:r>
          </w:p>
        </w:tc>
        <w:tc>
          <w:tcPr>
            <w:tcW w:w="3019" w:type="dxa"/>
            <w:shd w:val="clear" w:color="auto" w:fill="auto"/>
            <w:vAlign w:val="center"/>
          </w:tcPr>
          <w:p w14:paraId="77FDDB01" w14:textId="77777777" w:rsidR="00B25470" w:rsidRPr="000E4E97" w:rsidRDefault="00B25470" w:rsidP="00B25470">
            <w:pPr>
              <w:pStyle w:val="MDPI42tablebody"/>
              <w:spacing w:line="240" w:lineRule="auto"/>
            </w:pPr>
            <w:r>
              <w:t>16GB</w:t>
            </w:r>
          </w:p>
        </w:tc>
      </w:tr>
      <w:tr w:rsidR="00B25470" w:rsidRPr="00777C55" w14:paraId="51E9D081" w14:textId="77777777" w:rsidTr="00B25470">
        <w:trPr>
          <w:trHeight w:val="252"/>
          <w:jc w:val="center"/>
        </w:trPr>
        <w:tc>
          <w:tcPr>
            <w:tcW w:w="3019" w:type="dxa"/>
            <w:shd w:val="clear" w:color="auto" w:fill="auto"/>
            <w:vAlign w:val="center"/>
          </w:tcPr>
          <w:p w14:paraId="64DB980B" w14:textId="77777777" w:rsidR="00B25470" w:rsidRPr="00B25470" w:rsidRDefault="00B25470" w:rsidP="00DE11E0">
            <w:pPr>
              <w:pStyle w:val="MDPI42tablebody"/>
              <w:spacing w:line="240" w:lineRule="auto"/>
              <w:rPr>
                <w:rFonts w:eastAsiaTheme="minorEastAsia"/>
                <w:lang w:eastAsia="ko-KR"/>
              </w:rPr>
            </w:pPr>
            <w:r>
              <w:rPr>
                <w:rFonts w:eastAsiaTheme="minorEastAsia" w:hint="eastAsia"/>
                <w:lang w:eastAsia="ko-KR"/>
              </w:rPr>
              <w:t># of tweets</w:t>
            </w:r>
          </w:p>
        </w:tc>
        <w:tc>
          <w:tcPr>
            <w:tcW w:w="3019" w:type="dxa"/>
            <w:shd w:val="clear" w:color="auto" w:fill="auto"/>
            <w:vAlign w:val="center"/>
          </w:tcPr>
          <w:p w14:paraId="5764D26F" w14:textId="77777777" w:rsidR="00B25470" w:rsidRPr="00B25470" w:rsidRDefault="00B25470" w:rsidP="00DE11E0">
            <w:pPr>
              <w:pStyle w:val="MDPI42tablebody"/>
              <w:spacing w:line="240" w:lineRule="auto"/>
              <w:rPr>
                <w:rFonts w:eastAsiaTheme="minorEastAsia"/>
                <w:lang w:eastAsia="ko-KR"/>
              </w:rPr>
            </w:pPr>
            <w:r>
              <w:rPr>
                <w:rFonts w:eastAsiaTheme="minorEastAsia" w:hint="eastAsia"/>
                <w:lang w:eastAsia="ko-KR"/>
              </w:rPr>
              <w:t>106,095</w:t>
            </w:r>
          </w:p>
        </w:tc>
      </w:tr>
      <w:tr w:rsidR="00B25470" w:rsidRPr="00777C55" w14:paraId="26502667" w14:textId="77777777" w:rsidTr="00B25470">
        <w:trPr>
          <w:trHeight w:val="504"/>
          <w:jc w:val="center"/>
        </w:trPr>
        <w:tc>
          <w:tcPr>
            <w:tcW w:w="3019" w:type="dxa"/>
            <w:shd w:val="clear" w:color="auto" w:fill="auto"/>
            <w:vAlign w:val="center"/>
          </w:tcPr>
          <w:p w14:paraId="11F0B916" w14:textId="77777777" w:rsidR="00B25470" w:rsidRPr="00B25470" w:rsidRDefault="00B25470" w:rsidP="00DE11E0">
            <w:pPr>
              <w:pStyle w:val="MDPI42tablebody"/>
              <w:spacing w:line="240" w:lineRule="auto"/>
              <w:rPr>
                <w:rFonts w:eastAsiaTheme="minorEastAsia"/>
                <w:lang w:eastAsia="ko-KR"/>
              </w:rPr>
            </w:pPr>
            <w:r>
              <w:rPr>
                <w:rFonts w:eastAsiaTheme="minorEastAsia" w:hint="eastAsia"/>
                <w:lang w:eastAsia="ko-KR"/>
              </w:rPr>
              <w:t># of relevant documents</w:t>
            </w:r>
          </w:p>
        </w:tc>
        <w:tc>
          <w:tcPr>
            <w:tcW w:w="3019" w:type="dxa"/>
            <w:shd w:val="clear" w:color="auto" w:fill="auto"/>
            <w:vAlign w:val="center"/>
          </w:tcPr>
          <w:p w14:paraId="5AF93AC3" w14:textId="77777777" w:rsidR="00B25470" w:rsidRPr="00B25470" w:rsidRDefault="00B25470" w:rsidP="00DE11E0">
            <w:pPr>
              <w:pStyle w:val="MDPI42tablebody"/>
              <w:spacing w:line="240" w:lineRule="auto"/>
              <w:rPr>
                <w:rFonts w:eastAsiaTheme="minorEastAsia"/>
                <w:lang w:eastAsia="ko-KR"/>
              </w:rPr>
            </w:pPr>
            <w:r>
              <w:rPr>
                <w:rFonts w:eastAsiaTheme="minorEastAsia" w:hint="eastAsia"/>
                <w:lang w:eastAsia="ko-KR"/>
              </w:rPr>
              <w:t>147,326</w:t>
            </w:r>
          </w:p>
        </w:tc>
      </w:tr>
    </w:tbl>
    <w:p w14:paraId="6BDE15E8" w14:textId="63E40E56" w:rsidR="00B25470" w:rsidRDefault="00B25470" w:rsidP="002F01C5">
      <w:pPr>
        <w:pStyle w:val="MDPI36textafterlist"/>
        <w:rPr>
          <w:rFonts w:eastAsia="한양신명조"/>
          <w:lang w:eastAsia="ko-KR"/>
        </w:rPr>
      </w:pPr>
      <w:r w:rsidRPr="00740AFE">
        <w:rPr>
          <w:rFonts w:eastAsia="한양신명조"/>
          <w:lang w:eastAsia="ko-KR"/>
        </w:rPr>
        <w:t xml:space="preserve">The existing schemes such as text based event </w:t>
      </w:r>
      <w:proofErr w:type="gramStart"/>
      <w:r w:rsidRPr="00740AFE">
        <w:rPr>
          <w:rFonts w:eastAsia="한양신명조"/>
          <w:lang w:eastAsia="ko-KR"/>
        </w:rPr>
        <w:t>detection[</w:t>
      </w:r>
      <w:proofErr w:type="gramEnd"/>
      <w:r w:rsidRPr="00740AFE">
        <w:rPr>
          <w:rFonts w:eastAsia="한양신명조"/>
          <w:lang w:eastAsia="ko-KR"/>
        </w:rPr>
        <w:t>6] and Geo-tag based event detection[1</w:t>
      </w:r>
      <w:r>
        <w:rPr>
          <w:rFonts w:eastAsia="한양신명조"/>
          <w:lang w:eastAsia="ko-KR"/>
        </w:rPr>
        <w:t>7</w:t>
      </w:r>
      <w:r w:rsidRPr="00740AFE">
        <w:rPr>
          <w:rFonts w:eastAsia="한양신명조"/>
          <w:lang w:eastAsia="ko-KR"/>
        </w:rPr>
        <w:t xml:space="preserve">] were chosen for comparison. We compare Precision, Recall, and F-measure to show the excellence of the proposed scheme. We call the event detection scheme does not consider relevant documents </w:t>
      </w:r>
      <w:proofErr w:type="spellStart"/>
      <w:r w:rsidRPr="00740AFE">
        <w:rPr>
          <w:rFonts w:eastAsia="한양신명조"/>
          <w:lang w:eastAsia="ko-KR"/>
        </w:rPr>
        <w:t>OnlyTweet</w:t>
      </w:r>
      <w:proofErr w:type="spellEnd"/>
      <w:r w:rsidRPr="00740AFE">
        <w:rPr>
          <w:rFonts w:eastAsia="한양신명조"/>
          <w:lang w:eastAsia="ko-KR"/>
        </w:rPr>
        <w:t xml:space="preserve">. The proposed scheme, text based event </w:t>
      </w:r>
      <w:proofErr w:type="gramStart"/>
      <w:r w:rsidRPr="00740AFE">
        <w:rPr>
          <w:rFonts w:eastAsia="한양신명조"/>
          <w:lang w:eastAsia="ko-KR"/>
        </w:rPr>
        <w:t>detection[</w:t>
      </w:r>
      <w:proofErr w:type="gramEnd"/>
      <w:r w:rsidRPr="00740AFE">
        <w:rPr>
          <w:rFonts w:eastAsia="한양신명조"/>
          <w:lang w:eastAsia="ko-KR"/>
        </w:rPr>
        <w:t xml:space="preserve">6], and </w:t>
      </w:r>
      <w:r>
        <w:rPr>
          <w:rFonts w:eastAsia="한양신명조"/>
          <w:lang w:eastAsia="ko-KR"/>
        </w:rPr>
        <w:t>Geo-tag based event detection[17</w:t>
      </w:r>
      <w:r w:rsidRPr="00740AFE">
        <w:rPr>
          <w:rFonts w:eastAsia="한양신명조"/>
          <w:lang w:eastAsia="ko-KR"/>
        </w:rPr>
        <w:t xml:space="preserve">] are </w:t>
      </w:r>
      <w:r w:rsidR="00B143D6">
        <w:rPr>
          <w:rFonts w:eastAsia="한양신명조"/>
          <w:lang w:eastAsia="ko-KR"/>
        </w:rPr>
        <w:t>called</w:t>
      </w:r>
      <w:r>
        <w:rPr>
          <w:rFonts w:eastAsia="한양신명조"/>
          <w:lang w:eastAsia="ko-KR"/>
        </w:rPr>
        <w:t xml:space="preserve"> T+R, TBEM, and GTBEM,</w:t>
      </w:r>
      <w:r w:rsidRPr="00740AFE">
        <w:rPr>
          <w:rFonts w:eastAsia="한양신명조"/>
          <w:lang w:eastAsia="ko-KR"/>
        </w:rPr>
        <w:t xml:space="preserve"> respectively.</w:t>
      </w:r>
    </w:p>
    <w:p w14:paraId="41FB52FA" w14:textId="299D04A1" w:rsidR="00B25470" w:rsidRPr="002413D1" w:rsidRDefault="00B25470" w:rsidP="002413D1">
      <w:pPr>
        <w:pStyle w:val="MDPI33textspaceafter"/>
        <w:rPr>
          <w:rFonts w:eastAsia="한양신명조"/>
        </w:rPr>
      </w:pPr>
      <w:r w:rsidRPr="002413D1">
        <w:rPr>
          <w:rFonts w:eastAsia="한양신명조"/>
        </w:rPr>
        <w:lastRenderedPageBreak/>
        <w:t xml:space="preserve">The results of the clustering depend on a threshold. Therefore, we derive </w:t>
      </w:r>
      <w:r w:rsidR="00021C73">
        <w:rPr>
          <w:rFonts w:eastAsia="한양신명조"/>
        </w:rPr>
        <w:t xml:space="preserve">an </w:t>
      </w:r>
      <w:r w:rsidRPr="002413D1">
        <w:rPr>
          <w:rFonts w:eastAsia="한양신명조"/>
        </w:rPr>
        <w:t xml:space="preserve">optimized value through experiments. Figure 9 shows a comparison of NMG according to different thresholds. In experiments, thresholds were assigned from 0.1 to 1. </w:t>
      </w:r>
      <w:r w:rsidR="00EA60BB" w:rsidRPr="002413D1">
        <w:rPr>
          <w:rFonts w:eastAsia="한양신명조"/>
        </w:rPr>
        <w:t xml:space="preserve">When the threshold is 0.1, we cannot extract important local events since the </w:t>
      </w:r>
      <w:r w:rsidR="00EA60BB" w:rsidRPr="002413D1">
        <w:rPr>
          <w:rFonts w:eastAsia="한양신명조" w:hint="eastAsia"/>
        </w:rPr>
        <w:t>redundant</w:t>
      </w:r>
      <w:r w:rsidR="00EA60BB" w:rsidRPr="002413D1">
        <w:rPr>
          <w:rFonts w:eastAsia="한양신명조"/>
        </w:rPr>
        <w:t xml:space="preserve"> keywords were contained in the event cluster. </w:t>
      </w:r>
      <w:r w:rsidRPr="002413D1">
        <w:rPr>
          <w:rFonts w:eastAsia="한양신명조"/>
        </w:rPr>
        <w:t>Since the threshold shows the best NM</w:t>
      </w:r>
      <w:r w:rsidR="008B25B4" w:rsidRPr="002413D1">
        <w:rPr>
          <w:rFonts w:eastAsia="한양신명조"/>
        </w:rPr>
        <w:t>G</w:t>
      </w:r>
      <w:r w:rsidRPr="002413D1">
        <w:rPr>
          <w:rFonts w:eastAsia="한양신명조"/>
        </w:rPr>
        <w:t xml:space="preserve"> over the other NM</w:t>
      </w:r>
      <w:r w:rsidR="008B25B4" w:rsidRPr="002413D1">
        <w:rPr>
          <w:rFonts w:eastAsia="한양신명조"/>
        </w:rPr>
        <w:t>G</w:t>
      </w:r>
      <w:r w:rsidRPr="002413D1">
        <w:rPr>
          <w:rFonts w:eastAsia="한양신명조"/>
        </w:rPr>
        <w:t xml:space="preserve"> when the threshold is 0.5, we set the threshold to 0.5.</w:t>
      </w:r>
    </w:p>
    <w:p w14:paraId="61AB17A9" w14:textId="77777777" w:rsidR="00B25470" w:rsidRDefault="00B25470" w:rsidP="00B25470">
      <w:pPr>
        <w:widowControl w:val="0"/>
        <w:shd w:val="clear" w:color="auto" w:fill="FFFFFF"/>
        <w:wordWrap w:val="0"/>
        <w:autoSpaceDE w:val="0"/>
        <w:autoSpaceDN w:val="0"/>
        <w:spacing w:line="384" w:lineRule="auto"/>
        <w:jc w:val="center"/>
        <w:textAlignment w:val="baseline"/>
        <w:rPr>
          <w:rFonts w:ascii="한양신명조" w:eastAsia="굴림" w:hAnsi="굴림" w:cs="굴림"/>
          <w:sz w:val="20"/>
          <w:lang w:eastAsia="ko-KR"/>
        </w:rPr>
      </w:pPr>
      <w:r>
        <w:rPr>
          <w:rFonts w:ascii="한양신명조" w:eastAsia="굴림" w:hAnsi="굴림" w:cs="굴림"/>
          <w:noProof/>
          <w:sz w:val="20"/>
          <w:lang w:eastAsia="ko-KR"/>
        </w:rPr>
        <w:drawing>
          <wp:inline distT="0" distB="0" distL="0" distR="0" wp14:anchorId="4662A315" wp14:editId="51173FAF">
            <wp:extent cx="4072726" cy="2066811"/>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10513" b="10047"/>
                    <a:stretch/>
                  </pic:blipFill>
                  <pic:spPr bwMode="auto">
                    <a:xfrm>
                      <a:off x="0" y="0"/>
                      <a:ext cx="4092464" cy="2076828"/>
                    </a:xfrm>
                    <a:prstGeom prst="rect">
                      <a:avLst/>
                    </a:prstGeom>
                    <a:noFill/>
                    <a:ln>
                      <a:noFill/>
                    </a:ln>
                    <a:extLst>
                      <a:ext uri="{53640926-AAD7-44D8-BBD7-CCE9431645EC}">
                        <a14:shadowObscured xmlns:a14="http://schemas.microsoft.com/office/drawing/2010/main"/>
                      </a:ext>
                    </a:extLst>
                  </pic:spPr>
                </pic:pic>
              </a:graphicData>
            </a:graphic>
          </wp:inline>
        </w:drawing>
      </w:r>
    </w:p>
    <w:p w14:paraId="7BB79C3C" w14:textId="59C655F2" w:rsidR="00B25470" w:rsidRPr="00740AFE" w:rsidRDefault="00B25470" w:rsidP="00B25470">
      <w:pPr>
        <w:pStyle w:val="MDPI51figurecaption"/>
        <w:rPr>
          <w:rFonts w:ascii="함초롬바탕" w:eastAsia="굴림" w:hAnsi="굴림" w:cs="굴림"/>
          <w:sz w:val="20"/>
          <w:lang w:eastAsia="ko-KR"/>
        </w:rPr>
      </w:pPr>
      <w:r w:rsidRPr="00B25470">
        <w:rPr>
          <w:rFonts w:eastAsia="한양신명조"/>
          <w:b/>
          <w:lang w:eastAsia="ko-KR"/>
        </w:rPr>
        <w:t>Figure 9.</w:t>
      </w:r>
      <w:r w:rsidRPr="00740AFE">
        <w:rPr>
          <w:rFonts w:eastAsia="한양신명조"/>
          <w:lang w:eastAsia="ko-KR"/>
        </w:rPr>
        <w:t xml:space="preserve"> </w:t>
      </w:r>
      <w:r>
        <w:rPr>
          <w:rFonts w:eastAsia="한양신명조"/>
          <w:lang w:eastAsia="ko-KR"/>
        </w:rPr>
        <w:t xml:space="preserve">Comparison of </w:t>
      </w:r>
      <w:r w:rsidR="00C4669A">
        <w:rPr>
          <w:rFonts w:eastAsia="한양신명조"/>
          <w:lang w:eastAsia="ko-KR"/>
        </w:rPr>
        <w:t>NM</w:t>
      </w:r>
      <w:r w:rsidR="00C4669A">
        <w:rPr>
          <w:rFonts w:eastAsia="한양신명조"/>
          <w:vertAlign w:val="subscript"/>
          <w:lang w:eastAsia="ko-KR"/>
        </w:rPr>
        <w:t xml:space="preserve">G </w:t>
      </w:r>
      <w:r w:rsidRPr="001F5B50">
        <w:rPr>
          <w:rFonts w:eastAsia="한양신명조"/>
          <w:lang w:eastAsia="ko-KR"/>
        </w:rPr>
        <w:t>(Network modularity)</w:t>
      </w:r>
      <w:r>
        <w:rPr>
          <w:rFonts w:eastAsia="한양신명조"/>
          <w:lang w:eastAsia="ko-KR"/>
        </w:rPr>
        <w:t xml:space="preserve"> according to different thresholds.</w:t>
      </w:r>
    </w:p>
    <w:p w14:paraId="4DF1B4F0" w14:textId="020B8256" w:rsidR="00B25470" w:rsidRPr="00EA60BB" w:rsidRDefault="00B25470" w:rsidP="00EA60BB">
      <w:pPr>
        <w:pStyle w:val="MDPI33textspaceafter"/>
        <w:rPr>
          <w:rFonts w:eastAsia="#신명조"/>
        </w:rPr>
      </w:pPr>
      <w:r w:rsidRPr="00EA60BB">
        <w:rPr>
          <w:rFonts w:eastAsia="한양신명조"/>
        </w:rPr>
        <w:t xml:space="preserve">Figure 10 shows a comparison of </w:t>
      </w:r>
      <w:r w:rsidR="009A4D27">
        <w:rPr>
          <w:rFonts w:eastAsia="한양신명조"/>
        </w:rPr>
        <w:t>p</w:t>
      </w:r>
      <w:r w:rsidR="009A4D27" w:rsidRPr="00EA60BB">
        <w:rPr>
          <w:rFonts w:eastAsia="한양신명조"/>
        </w:rPr>
        <w:t xml:space="preserve">recision </w:t>
      </w:r>
      <w:r w:rsidRPr="00EA60BB">
        <w:rPr>
          <w:rFonts w:eastAsia="한양신명조"/>
        </w:rPr>
        <w:t xml:space="preserve">according to the local event detection schemes. TBEM showed relatively low performance </w:t>
      </w:r>
      <w:r w:rsidR="008B25B4">
        <w:rPr>
          <w:rFonts w:eastAsia="한양신명조"/>
        </w:rPr>
        <w:t xml:space="preserve">(about 50%) </w:t>
      </w:r>
      <w:r w:rsidRPr="00EA60BB">
        <w:rPr>
          <w:rFonts w:eastAsia="한양신명조"/>
        </w:rPr>
        <w:t xml:space="preserve">since it is hard to derive regional information </w:t>
      </w:r>
      <w:r w:rsidR="009A4D27">
        <w:rPr>
          <w:rFonts w:eastAsia="한양신명조"/>
        </w:rPr>
        <w:t>since it uses</w:t>
      </w:r>
      <w:r w:rsidRPr="00EA60BB">
        <w:rPr>
          <w:rFonts w:eastAsia="한양신명조"/>
        </w:rPr>
        <w:t xml:space="preserve"> only a text-mining algorithm.</w:t>
      </w:r>
      <w:r w:rsidR="004B727E">
        <w:rPr>
          <w:rFonts w:eastAsia="한양신명조"/>
        </w:rPr>
        <w:t xml:space="preserve"> About 50% </w:t>
      </w:r>
      <w:r w:rsidR="00055CFB">
        <w:rPr>
          <w:rFonts w:eastAsia="한양신명조"/>
        </w:rPr>
        <w:t>precision</w:t>
      </w:r>
      <w:r w:rsidR="004B727E">
        <w:rPr>
          <w:rFonts w:eastAsia="한양신명조"/>
        </w:rPr>
        <w:t xml:space="preserve"> means that </w:t>
      </w:r>
      <w:r w:rsidR="00055CFB">
        <w:rPr>
          <w:rFonts w:eastAsia="한양신명조" w:hint="eastAsia"/>
          <w:lang w:eastAsia="ko-KR"/>
        </w:rPr>
        <w:t>t</w:t>
      </w:r>
      <w:r w:rsidR="00055CFB">
        <w:rPr>
          <w:rFonts w:eastAsia="한양신명조"/>
          <w:lang w:eastAsia="ko-KR"/>
        </w:rPr>
        <w:t xml:space="preserve">he </w:t>
      </w:r>
      <w:r w:rsidR="004B727E">
        <w:rPr>
          <w:rFonts w:eastAsia="한양신명조"/>
        </w:rPr>
        <w:t>detected local events are only half of ground truth.</w:t>
      </w:r>
      <w:r w:rsidRPr="00EA60BB">
        <w:rPr>
          <w:rFonts w:eastAsia="한양신명조"/>
        </w:rPr>
        <w:t xml:space="preserve"> </w:t>
      </w:r>
      <w:r w:rsidR="00F861DC">
        <w:rPr>
          <w:rFonts w:eastAsia="한양신명조"/>
        </w:rPr>
        <w:t xml:space="preserve">On the </w:t>
      </w:r>
      <w:r w:rsidR="004B727E">
        <w:rPr>
          <w:rFonts w:eastAsia="한양신명조"/>
        </w:rPr>
        <w:t xml:space="preserve">other word, the </w:t>
      </w:r>
      <w:r w:rsidR="00F861DC">
        <w:rPr>
          <w:rFonts w:eastAsia="한양신명조"/>
        </w:rPr>
        <w:t>precis</w:t>
      </w:r>
      <w:r w:rsidR="00BA0271">
        <w:rPr>
          <w:rFonts w:eastAsia="한양신명조"/>
        </w:rPr>
        <w:t>i</w:t>
      </w:r>
      <w:r w:rsidR="00F861DC">
        <w:rPr>
          <w:rFonts w:eastAsia="한양신명조"/>
        </w:rPr>
        <w:t xml:space="preserve">on </w:t>
      </w:r>
      <w:r w:rsidR="004B727E">
        <w:rPr>
          <w:rFonts w:eastAsia="한양신명조"/>
        </w:rPr>
        <w:t xml:space="preserve">of TBEM </w:t>
      </w:r>
      <w:r w:rsidR="00F861DC">
        <w:rPr>
          <w:rFonts w:eastAsia="한양신명조"/>
        </w:rPr>
        <w:t>was the lowest</w:t>
      </w:r>
      <w:r w:rsidR="004B727E">
        <w:rPr>
          <w:rFonts w:eastAsia="한양신명조"/>
        </w:rPr>
        <w:t xml:space="preserve">. </w:t>
      </w:r>
      <w:r w:rsidRPr="00EA60BB">
        <w:rPr>
          <w:rFonts w:eastAsia="한양신명조"/>
        </w:rPr>
        <w:t>GTBEM showed better performance than TBEM</w:t>
      </w:r>
      <w:r w:rsidR="008B25B4">
        <w:rPr>
          <w:rFonts w:eastAsia="한양신명조"/>
        </w:rPr>
        <w:t xml:space="preserve"> (about 59</w:t>
      </w:r>
      <w:r w:rsidR="00F861DC">
        <w:rPr>
          <w:rFonts w:eastAsia="한양신명조"/>
        </w:rPr>
        <w:t>%).</w:t>
      </w:r>
      <w:r w:rsidR="00F861DC" w:rsidRPr="00EA60BB">
        <w:rPr>
          <w:rFonts w:eastAsia="한양신명조"/>
        </w:rPr>
        <w:t xml:space="preserve"> </w:t>
      </w:r>
      <w:r w:rsidR="00F861DC">
        <w:rPr>
          <w:rFonts w:eastAsia="한양신명조"/>
        </w:rPr>
        <w:t>H</w:t>
      </w:r>
      <w:r w:rsidR="00F861DC" w:rsidRPr="00EA60BB">
        <w:rPr>
          <w:rFonts w:eastAsia="한양신명조"/>
        </w:rPr>
        <w:t>owever</w:t>
      </w:r>
      <w:r w:rsidRPr="00EA60BB">
        <w:rPr>
          <w:rFonts w:eastAsia="한양신명조"/>
        </w:rPr>
        <w:t>, it only considered Geo-tags</w:t>
      </w:r>
      <w:r w:rsidR="00F861DC">
        <w:rPr>
          <w:rFonts w:eastAsia="한양신명조"/>
        </w:rPr>
        <w:t>.</w:t>
      </w:r>
      <w:r w:rsidRPr="00EA60BB">
        <w:rPr>
          <w:rFonts w:eastAsia="한양신명조"/>
        </w:rPr>
        <w:t xml:space="preserve"> </w:t>
      </w:r>
      <w:proofErr w:type="spellStart"/>
      <w:r w:rsidR="008B25B4">
        <w:rPr>
          <w:rFonts w:eastAsia="한양신명조"/>
        </w:rPr>
        <w:t>OnlyTweet</w:t>
      </w:r>
      <w:proofErr w:type="spellEnd"/>
      <w:r w:rsidR="008B25B4">
        <w:rPr>
          <w:rFonts w:eastAsia="한양신명조"/>
        </w:rPr>
        <w:t xml:space="preserve"> </w:t>
      </w:r>
      <w:r w:rsidR="008B25B4" w:rsidRPr="00EA60BB">
        <w:rPr>
          <w:rFonts w:eastAsia="한양신명조"/>
        </w:rPr>
        <w:t>that does not consider relevant documents</w:t>
      </w:r>
      <w:r w:rsidR="008B25B4">
        <w:rPr>
          <w:rFonts w:eastAsia="한양신명조"/>
        </w:rPr>
        <w:t xml:space="preserve"> ranked the second position (about 65%). It means that Tweets have contained </w:t>
      </w:r>
      <w:r w:rsidR="00872CD4">
        <w:rPr>
          <w:rFonts w:eastAsia="한양신명조"/>
        </w:rPr>
        <w:t xml:space="preserve">more </w:t>
      </w:r>
      <w:r w:rsidR="008B25B4">
        <w:rPr>
          <w:rFonts w:eastAsia="한양신명조"/>
        </w:rPr>
        <w:t xml:space="preserve">regional information than Geo-tagged Tweets. </w:t>
      </w:r>
      <w:r w:rsidRPr="00EA60BB">
        <w:rPr>
          <w:rFonts w:eastAsia="한양신명조"/>
        </w:rPr>
        <w:t>The proposed scheme showed the best performance in</w:t>
      </w:r>
      <w:r w:rsidR="00872CD4">
        <w:rPr>
          <w:rFonts w:eastAsia="한양신명조"/>
        </w:rPr>
        <w:t xml:space="preserve"> terms of</w:t>
      </w:r>
      <w:r w:rsidRPr="00EA60BB">
        <w:rPr>
          <w:rFonts w:eastAsia="한양신명조"/>
        </w:rPr>
        <w:t xml:space="preserve"> </w:t>
      </w:r>
      <w:r w:rsidR="00872CD4">
        <w:rPr>
          <w:rFonts w:eastAsia="한양신명조"/>
        </w:rPr>
        <w:t>p</w:t>
      </w:r>
      <w:r w:rsidR="00872CD4" w:rsidRPr="00EA60BB">
        <w:rPr>
          <w:rFonts w:eastAsia="한양신명조"/>
        </w:rPr>
        <w:t>recision</w:t>
      </w:r>
      <w:r w:rsidR="00872CD4">
        <w:rPr>
          <w:rFonts w:eastAsia="한양신명조"/>
        </w:rPr>
        <w:t xml:space="preserve">. As a result, the proposed scheme improved </w:t>
      </w:r>
      <w:r w:rsidRPr="00EA60BB">
        <w:rPr>
          <w:rFonts w:eastAsia="한양신명조"/>
        </w:rPr>
        <w:t xml:space="preserve">performance by </w:t>
      </w:r>
      <w:r w:rsidR="00872CD4">
        <w:rPr>
          <w:rFonts w:eastAsia="한양신명조"/>
        </w:rPr>
        <w:t xml:space="preserve">about </w:t>
      </w:r>
      <w:r w:rsidR="008B25B4">
        <w:rPr>
          <w:rFonts w:eastAsia="한양신명조"/>
        </w:rPr>
        <w:t>4</w:t>
      </w:r>
      <w:r w:rsidRPr="00EA60BB">
        <w:rPr>
          <w:rFonts w:eastAsia="한양신명조"/>
        </w:rPr>
        <w:t xml:space="preserve">% </w:t>
      </w:r>
      <w:r w:rsidR="00872CD4">
        <w:rPr>
          <w:rFonts w:eastAsia="한양신명조"/>
        </w:rPr>
        <w:t xml:space="preserve">through </w:t>
      </w:r>
      <w:r w:rsidR="00872CD4" w:rsidRPr="00EA60BB">
        <w:rPr>
          <w:rFonts w:eastAsia="한양신명조"/>
        </w:rPr>
        <w:t xml:space="preserve">the relevant document analysis </w:t>
      </w:r>
      <w:r w:rsidRPr="00EA60BB">
        <w:rPr>
          <w:rFonts w:eastAsia="한양신명조"/>
        </w:rPr>
        <w:t xml:space="preserve">compared to the </w:t>
      </w:r>
      <w:proofErr w:type="spellStart"/>
      <w:r w:rsidRPr="00EA60BB">
        <w:rPr>
          <w:rFonts w:eastAsia="한양신명조"/>
        </w:rPr>
        <w:t>OnlyTweet</w:t>
      </w:r>
      <w:proofErr w:type="spellEnd"/>
      <w:r w:rsidR="008B25B4">
        <w:rPr>
          <w:rFonts w:eastAsia="한양신명조"/>
        </w:rPr>
        <w:t>.</w:t>
      </w:r>
    </w:p>
    <w:p w14:paraId="4CB740DD" w14:textId="77777777" w:rsidR="00B25470" w:rsidRPr="0056112B" w:rsidRDefault="00B25470" w:rsidP="00B25470">
      <w:pPr>
        <w:widowControl w:val="0"/>
        <w:shd w:val="clear" w:color="auto" w:fill="FFFFFF"/>
        <w:wordWrap w:val="0"/>
        <w:autoSpaceDE w:val="0"/>
        <w:autoSpaceDN w:val="0"/>
        <w:spacing w:line="384" w:lineRule="auto"/>
        <w:jc w:val="center"/>
        <w:textAlignment w:val="baseline"/>
        <w:rPr>
          <w:rFonts w:ascii="함초롬바탕" w:eastAsia="굴림" w:hAnsi="굴림" w:cs="굴림"/>
          <w:sz w:val="20"/>
          <w:lang w:eastAsia="ko-KR"/>
        </w:rPr>
      </w:pPr>
      <w:r w:rsidRPr="0056112B">
        <w:rPr>
          <w:rFonts w:ascii="함초롬바탕" w:eastAsia="굴림" w:hAnsi="굴림" w:cs="굴림"/>
          <w:noProof/>
          <w:sz w:val="20"/>
          <w:lang w:eastAsia="ko-KR"/>
        </w:rPr>
        <w:drawing>
          <wp:inline distT="0" distB="0" distL="0" distR="0" wp14:anchorId="03F2FB5D" wp14:editId="1BA1C9A6">
            <wp:extent cx="4044677" cy="2089812"/>
            <wp:effectExtent l="0" t="0" r="0" b="5715"/>
            <wp:docPr id="84" name="그림 84" descr="EMB00003fd4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50991624" descr="EMB00003fd436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4460" cy="2094867"/>
                    </a:xfrm>
                    <a:prstGeom prst="rect">
                      <a:avLst/>
                    </a:prstGeom>
                    <a:noFill/>
                    <a:ln>
                      <a:noFill/>
                    </a:ln>
                  </pic:spPr>
                </pic:pic>
              </a:graphicData>
            </a:graphic>
          </wp:inline>
        </w:drawing>
      </w:r>
    </w:p>
    <w:p w14:paraId="2D404AC8" w14:textId="5E563D16" w:rsidR="00B25470" w:rsidRPr="0056112B" w:rsidRDefault="00B25470" w:rsidP="00B25470">
      <w:pPr>
        <w:pStyle w:val="MDPI51figurecaption"/>
        <w:rPr>
          <w:rFonts w:ascii="함초롬바탕" w:eastAsia="굴림" w:hAnsi="굴림" w:cs="굴림"/>
          <w:sz w:val="20"/>
          <w:lang w:eastAsia="ko-KR"/>
        </w:rPr>
      </w:pPr>
      <w:r w:rsidRPr="00B25470">
        <w:rPr>
          <w:rFonts w:eastAsia="한양신명조"/>
          <w:b/>
          <w:lang w:eastAsia="ko-KR"/>
        </w:rPr>
        <w:t>Figure 10.</w:t>
      </w:r>
      <w:r w:rsidRPr="0056112B">
        <w:rPr>
          <w:rFonts w:eastAsia="한양신명조"/>
          <w:lang w:eastAsia="ko-KR"/>
        </w:rPr>
        <w:t xml:space="preserve"> Comparison of </w:t>
      </w:r>
      <w:r w:rsidR="009A4D27">
        <w:rPr>
          <w:rFonts w:eastAsia="한양신명조"/>
          <w:lang w:eastAsia="ko-KR"/>
        </w:rPr>
        <w:t>p</w:t>
      </w:r>
      <w:r w:rsidR="009A4D27" w:rsidRPr="0056112B">
        <w:rPr>
          <w:rFonts w:eastAsia="한양신명조"/>
          <w:lang w:eastAsia="ko-KR"/>
        </w:rPr>
        <w:t xml:space="preserve">recision </w:t>
      </w:r>
      <w:r w:rsidRPr="0056112B">
        <w:rPr>
          <w:rFonts w:eastAsia="한양신명조"/>
          <w:lang w:eastAsia="ko-KR"/>
        </w:rPr>
        <w:t>according to the local event detection schemes</w:t>
      </w:r>
      <w:r>
        <w:rPr>
          <w:rFonts w:eastAsia="한양신명조"/>
          <w:lang w:eastAsia="ko-KR"/>
        </w:rPr>
        <w:t>.</w:t>
      </w:r>
    </w:p>
    <w:p w14:paraId="1681B519" w14:textId="4BE678B0" w:rsidR="00B25470" w:rsidRPr="002413D1" w:rsidRDefault="00B25470" w:rsidP="002413D1">
      <w:pPr>
        <w:pStyle w:val="MDPI33textspaceafter"/>
        <w:rPr>
          <w:rFonts w:eastAsia="굴림"/>
        </w:rPr>
      </w:pPr>
      <w:r w:rsidRPr="002413D1">
        <w:rPr>
          <w:rFonts w:eastAsia="한양신명조"/>
        </w:rPr>
        <w:t xml:space="preserve">Figure 11 shows a comparison of </w:t>
      </w:r>
      <w:r w:rsidR="00A56740">
        <w:rPr>
          <w:rFonts w:eastAsia="한양신명조"/>
        </w:rPr>
        <w:t>r</w:t>
      </w:r>
      <w:r w:rsidR="00A56740" w:rsidRPr="002413D1">
        <w:rPr>
          <w:rFonts w:eastAsia="한양신명조"/>
        </w:rPr>
        <w:t xml:space="preserve">ecall </w:t>
      </w:r>
      <w:r w:rsidRPr="002413D1">
        <w:rPr>
          <w:rFonts w:eastAsia="한양신명조"/>
        </w:rPr>
        <w:t xml:space="preserve">according to the local event detection schemes. Like </w:t>
      </w:r>
      <w:r w:rsidR="00A56740">
        <w:rPr>
          <w:rFonts w:eastAsia="한양신명조"/>
        </w:rPr>
        <w:t xml:space="preserve">the </w:t>
      </w:r>
      <w:r w:rsidRPr="002413D1">
        <w:rPr>
          <w:rFonts w:eastAsia="한양신명조"/>
        </w:rPr>
        <w:t>experiment result</w:t>
      </w:r>
      <w:r w:rsidR="00A56740">
        <w:rPr>
          <w:rFonts w:eastAsia="한양신명조"/>
        </w:rPr>
        <w:t>s of precision</w:t>
      </w:r>
      <w:r w:rsidRPr="002413D1">
        <w:rPr>
          <w:rFonts w:eastAsia="한양신명조"/>
        </w:rPr>
        <w:t xml:space="preserve">, our scheme achieves the best performance </w:t>
      </w:r>
      <w:r w:rsidR="00A56740">
        <w:rPr>
          <w:rFonts w:eastAsia="한양신명조"/>
        </w:rPr>
        <w:t>over the existing</w:t>
      </w:r>
      <w:r w:rsidRPr="002413D1">
        <w:rPr>
          <w:rFonts w:eastAsia="한양신명조"/>
        </w:rPr>
        <w:t xml:space="preserve"> schemes by improving performance about 16%. </w:t>
      </w:r>
      <w:r w:rsidR="004B727E" w:rsidRPr="002413D1">
        <w:rPr>
          <w:rFonts w:eastAsia="한양신명조"/>
        </w:rPr>
        <w:t xml:space="preserve">The </w:t>
      </w:r>
      <w:r w:rsidR="00033E8B">
        <w:rPr>
          <w:rFonts w:eastAsia="한양신명조"/>
        </w:rPr>
        <w:t xml:space="preserve">recall </w:t>
      </w:r>
      <w:r w:rsidR="004B727E" w:rsidRPr="002413D1">
        <w:rPr>
          <w:rFonts w:eastAsia="한양신명조"/>
        </w:rPr>
        <w:t xml:space="preserve">performance of </w:t>
      </w:r>
      <w:r w:rsidR="008B25B4" w:rsidRPr="002413D1">
        <w:rPr>
          <w:rFonts w:eastAsia="한양신명조"/>
        </w:rPr>
        <w:t xml:space="preserve">TBEM, GTBEM, </w:t>
      </w:r>
      <w:proofErr w:type="spellStart"/>
      <w:r w:rsidR="008B25B4" w:rsidRPr="002413D1">
        <w:rPr>
          <w:rFonts w:eastAsia="한양신명조"/>
        </w:rPr>
        <w:t>OnlyTweet</w:t>
      </w:r>
      <w:proofErr w:type="spellEnd"/>
      <w:r w:rsidR="008B25B4" w:rsidRPr="002413D1">
        <w:rPr>
          <w:rFonts w:eastAsia="한양신명조"/>
        </w:rPr>
        <w:t xml:space="preserve">, and the proposed scheme </w:t>
      </w:r>
      <w:r w:rsidR="00033E8B">
        <w:rPr>
          <w:rFonts w:eastAsia="한양신명조"/>
        </w:rPr>
        <w:t>achieved</w:t>
      </w:r>
      <w:r w:rsidR="00033E8B" w:rsidRPr="002413D1">
        <w:rPr>
          <w:rFonts w:eastAsia="한양신명조"/>
        </w:rPr>
        <w:t xml:space="preserve"> </w:t>
      </w:r>
      <w:r w:rsidR="004B727E" w:rsidRPr="002413D1">
        <w:rPr>
          <w:rFonts w:eastAsia="한양신명조"/>
        </w:rPr>
        <w:t xml:space="preserve">about 62%, 65%, 69%, and 78%, respectively. </w:t>
      </w:r>
      <w:r w:rsidR="00484FB6" w:rsidRPr="002413D1">
        <w:rPr>
          <w:rFonts w:eastAsia="한양신명조"/>
        </w:rPr>
        <w:t xml:space="preserve">As shown above, </w:t>
      </w:r>
      <w:r w:rsidR="00BD37C3">
        <w:rPr>
          <w:rFonts w:eastAsia="한양신명조"/>
        </w:rPr>
        <w:t>the r</w:t>
      </w:r>
      <w:r w:rsidR="00484FB6" w:rsidRPr="002413D1">
        <w:rPr>
          <w:rFonts w:eastAsia="한양신명조"/>
        </w:rPr>
        <w:t xml:space="preserve">ecall of TBEM is also </w:t>
      </w:r>
      <w:r w:rsidR="00BD37C3">
        <w:rPr>
          <w:rFonts w:eastAsia="한양신명조"/>
        </w:rPr>
        <w:t>much</w:t>
      </w:r>
      <w:r w:rsidR="00BD37C3" w:rsidRPr="002413D1">
        <w:rPr>
          <w:rFonts w:eastAsia="한양신명조"/>
        </w:rPr>
        <w:t xml:space="preserve"> </w:t>
      </w:r>
      <w:r w:rsidR="00484FB6" w:rsidRPr="002413D1">
        <w:rPr>
          <w:rFonts w:eastAsia="한양신명조"/>
        </w:rPr>
        <w:t xml:space="preserve">lower than the others, since it is hard to extract regional information. The </w:t>
      </w:r>
      <w:r w:rsidR="00BD37C3">
        <w:rPr>
          <w:rFonts w:eastAsia="한양신명조"/>
        </w:rPr>
        <w:t xml:space="preserve">recall </w:t>
      </w:r>
      <w:r w:rsidR="00484FB6" w:rsidRPr="002413D1">
        <w:rPr>
          <w:rFonts w:eastAsia="한양신명조"/>
        </w:rPr>
        <w:t xml:space="preserve">performance of GTBEM </w:t>
      </w:r>
      <w:r w:rsidR="00BD37C3">
        <w:rPr>
          <w:rFonts w:eastAsia="한양신명조"/>
        </w:rPr>
        <w:t>achieved</w:t>
      </w:r>
      <w:r w:rsidR="00484FB6" w:rsidRPr="002413D1">
        <w:rPr>
          <w:rFonts w:eastAsia="한양신명조"/>
        </w:rPr>
        <w:t xml:space="preserve"> 60%</w:t>
      </w:r>
      <w:r w:rsidR="00BD37C3">
        <w:rPr>
          <w:rFonts w:eastAsia="한양신명조"/>
        </w:rPr>
        <w:t xml:space="preserve"> or more</w:t>
      </w:r>
      <w:r w:rsidR="00484FB6" w:rsidRPr="002413D1">
        <w:rPr>
          <w:rFonts w:eastAsia="한양신명조"/>
        </w:rPr>
        <w:t xml:space="preserve">, since it takes into account </w:t>
      </w:r>
      <w:r w:rsidR="00BD37C3">
        <w:rPr>
          <w:rFonts w:eastAsia="한양신명조"/>
        </w:rPr>
        <w:t xml:space="preserve">only </w:t>
      </w:r>
      <w:r w:rsidR="00484FB6" w:rsidRPr="002413D1">
        <w:rPr>
          <w:rFonts w:eastAsia="한양신명조"/>
        </w:rPr>
        <w:t xml:space="preserve">Geo-Tag </w:t>
      </w:r>
      <w:r w:rsidR="00484FB6" w:rsidRPr="002413D1">
        <w:rPr>
          <w:rFonts w:eastAsia="한양신명조"/>
        </w:rPr>
        <w:lastRenderedPageBreak/>
        <w:t xml:space="preserve">information which means detected events </w:t>
      </w:r>
      <w:r w:rsidR="00BD37C3">
        <w:rPr>
          <w:rFonts w:eastAsia="한양신명조"/>
        </w:rPr>
        <w:t xml:space="preserve">with </w:t>
      </w:r>
      <w:r w:rsidR="00BD37C3" w:rsidRPr="002413D1">
        <w:rPr>
          <w:rFonts w:eastAsia="한양신명조"/>
        </w:rPr>
        <w:t xml:space="preserve">at least 1 or more </w:t>
      </w:r>
      <w:r w:rsidR="00484FB6" w:rsidRPr="002413D1">
        <w:rPr>
          <w:rFonts w:eastAsia="한양신명조"/>
        </w:rPr>
        <w:t xml:space="preserve">Geo-Tag information. </w:t>
      </w:r>
      <w:r w:rsidRPr="002413D1">
        <w:rPr>
          <w:rFonts w:eastAsia="한양신명조"/>
        </w:rPr>
        <w:t xml:space="preserve">The proposed scheme </w:t>
      </w:r>
      <w:r w:rsidR="000D0071">
        <w:rPr>
          <w:rFonts w:eastAsia="한양신명조"/>
        </w:rPr>
        <w:t>achieved the highest recall of</w:t>
      </w:r>
      <w:r w:rsidRPr="002413D1">
        <w:rPr>
          <w:rFonts w:eastAsia="한양신명조"/>
        </w:rPr>
        <w:t xml:space="preserve"> about 0.8(80%). </w:t>
      </w:r>
      <w:r w:rsidR="000D0071">
        <w:rPr>
          <w:rFonts w:eastAsia="한양신명조"/>
        </w:rPr>
        <w:t>It</w:t>
      </w:r>
      <w:r w:rsidRPr="002413D1">
        <w:rPr>
          <w:rFonts w:eastAsia="한양신명조"/>
        </w:rPr>
        <w:t xml:space="preserve"> means that relevant local events were </w:t>
      </w:r>
      <w:r w:rsidR="004B727E" w:rsidRPr="002413D1">
        <w:rPr>
          <w:rFonts w:eastAsia="한양신명조"/>
        </w:rPr>
        <w:t>detected</w:t>
      </w:r>
      <w:r w:rsidRPr="002413D1">
        <w:rPr>
          <w:rFonts w:eastAsia="한양신명조"/>
        </w:rPr>
        <w:t xml:space="preserve"> well since we utilize not only the geographical dictionary but also relevant documents to complement spare geographical data.</w:t>
      </w:r>
    </w:p>
    <w:p w14:paraId="090D3CC7" w14:textId="77777777" w:rsidR="00B25470" w:rsidRPr="0056112B" w:rsidRDefault="00B25470" w:rsidP="00B25470">
      <w:pPr>
        <w:widowControl w:val="0"/>
        <w:autoSpaceDE w:val="0"/>
        <w:autoSpaceDN w:val="0"/>
        <w:spacing w:line="312" w:lineRule="auto"/>
        <w:jc w:val="center"/>
        <w:textAlignment w:val="baseline"/>
        <w:rPr>
          <w:rFonts w:ascii="함초롬바탕" w:eastAsia="굴림" w:hAnsi="굴림" w:cs="굴림"/>
          <w:sz w:val="20"/>
          <w:lang w:eastAsia="ko-KR"/>
        </w:rPr>
      </w:pPr>
      <w:r w:rsidRPr="0056112B">
        <w:rPr>
          <w:rFonts w:ascii="함초롬바탕" w:eastAsia="굴림" w:hAnsi="굴림" w:cs="굴림"/>
          <w:noProof/>
          <w:sz w:val="20"/>
          <w:lang w:eastAsia="ko-KR"/>
        </w:rPr>
        <w:drawing>
          <wp:inline distT="0" distB="0" distL="0" distR="0" wp14:anchorId="28C194E3" wp14:editId="2579890E">
            <wp:extent cx="3999798" cy="2079237"/>
            <wp:effectExtent l="0" t="0" r="1270" b="0"/>
            <wp:docPr id="87" name="그림 87" descr="EMB00003fd4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53593392" descr="EMB00003fd436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5232" cy="2082062"/>
                    </a:xfrm>
                    <a:prstGeom prst="rect">
                      <a:avLst/>
                    </a:prstGeom>
                    <a:noFill/>
                    <a:ln>
                      <a:noFill/>
                    </a:ln>
                  </pic:spPr>
                </pic:pic>
              </a:graphicData>
            </a:graphic>
          </wp:inline>
        </w:drawing>
      </w:r>
    </w:p>
    <w:p w14:paraId="5BE156B6" w14:textId="2B5869F8" w:rsidR="00B25470" w:rsidRPr="0056112B" w:rsidRDefault="00B25470" w:rsidP="00B25470">
      <w:pPr>
        <w:pStyle w:val="MDPI51figurecaption"/>
        <w:rPr>
          <w:rFonts w:ascii="함초롬바탕" w:eastAsia="굴림" w:hAnsi="굴림" w:cs="굴림"/>
          <w:sz w:val="20"/>
          <w:lang w:eastAsia="ko-KR"/>
        </w:rPr>
      </w:pPr>
      <w:r w:rsidRPr="00B25470">
        <w:rPr>
          <w:rFonts w:eastAsia="한양신명조"/>
          <w:b/>
          <w:lang w:eastAsia="ko-KR"/>
        </w:rPr>
        <w:t>Figure 11.</w:t>
      </w:r>
      <w:r w:rsidRPr="0056112B">
        <w:rPr>
          <w:rFonts w:eastAsia="한양신명조"/>
          <w:lang w:eastAsia="ko-KR"/>
        </w:rPr>
        <w:t xml:space="preserve"> Comparison of </w:t>
      </w:r>
      <w:r w:rsidR="00A65C1B">
        <w:rPr>
          <w:rFonts w:eastAsia="한양신명조"/>
          <w:lang w:eastAsia="ko-KR"/>
        </w:rPr>
        <w:t>r</w:t>
      </w:r>
      <w:r w:rsidR="00A65C1B" w:rsidRPr="0056112B">
        <w:rPr>
          <w:rFonts w:eastAsia="한양신명조"/>
          <w:lang w:eastAsia="ko-KR"/>
        </w:rPr>
        <w:t xml:space="preserve">ecall </w:t>
      </w:r>
      <w:r w:rsidRPr="0056112B">
        <w:rPr>
          <w:rFonts w:eastAsia="한양신명조"/>
          <w:lang w:eastAsia="ko-KR"/>
        </w:rPr>
        <w:t>according to the local event detection schemes</w:t>
      </w:r>
      <w:r>
        <w:rPr>
          <w:rFonts w:eastAsia="한양신명조"/>
          <w:lang w:eastAsia="ko-KR"/>
        </w:rPr>
        <w:t>.</w:t>
      </w:r>
    </w:p>
    <w:p w14:paraId="6EC87BB3" w14:textId="5F3F2556" w:rsidR="00B25470" w:rsidRPr="00EA60BB" w:rsidRDefault="00B25470" w:rsidP="00E36DEC">
      <w:pPr>
        <w:pStyle w:val="MDPI33textspaceafter"/>
        <w:spacing w:after="0"/>
        <w:rPr>
          <w:rFonts w:eastAsia="굴림"/>
        </w:rPr>
      </w:pPr>
      <w:r w:rsidRPr="00EA60BB">
        <w:rPr>
          <w:rFonts w:eastAsia="한양신명조"/>
        </w:rPr>
        <w:t xml:space="preserve">Figure 12 shows a comparison of F-measure according to the local event detection schemes. F-measure is the harmonic mean of </w:t>
      </w:r>
      <w:r w:rsidR="00A41BC2">
        <w:rPr>
          <w:rFonts w:eastAsia="한양신명조"/>
        </w:rPr>
        <w:t>p</w:t>
      </w:r>
      <w:r w:rsidR="00A41BC2" w:rsidRPr="00EA60BB">
        <w:rPr>
          <w:rFonts w:eastAsia="한양신명조"/>
        </w:rPr>
        <w:t xml:space="preserve">recision </w:t>
      </w:r>
      <w:r w:rsidRPr="00EA60BB">
        <w:rPr>
          <w:rFonts w:eastAsia="한양신명조"/>
        </w:rPr>
        <w:t xml:space="preserve">and </w:t>
      </w:r>
      <w:r w:rsidR="00A41BC2">
        <w:rPr>
          <w:rFonts w:eastAsia="한양신명조"/>
        </w:rPr>
        <w:t>r</w:t>
      </w:r>
      <w:r w:rsidR="00A41BC2" w:rsidRPr="00EA60BB">
        <w:rPr>
          <w:rFonts w:eastAsia="한양신명조"/>
        </w:rPr>
        <w:t>ecall</w:t>
      </w:r>
      <w:r w:rsidRPr="00EA60BB">
        <w:rPr>
          <w:rFonts w:eastAsia="한양신명조"/>
        </w:rPr>
        <w:t>. Therefore, the performance result</w:t>
      </w:r>
      <w:r w:rsidR="00A41BC2">
        <w:rPr>
          <w:rFonts w:eastAsia="한양신명조"/>
        </w:rPr>
        <w:t>s</w:t>
      </w:r>
      <w:r w:rsidRPr="00EA60BB">
        <w:rPr>
          <w:rFonts w:eastAsia="한양신명조"/>
        </w:rPr>
        <w:t xml:space="preserve"> of F-measure </w:t>
      </w:r>
      <w:r w:rsidR="00A41BC2">
        <w:rPr>
          <w:rFonts w:eastAsia="한양신명조"/>
        </w:rPr>
        <w:t>are</w:t>
      </w:r>
      <w:r w:rsidR="00A41BC2" w:rsidRPr="00EA60BB">
        <w:rPr>
          <w:rFonts w:eastAsia="한양신명조"/>
        </w:rPr>
        <w:t xml:space="preserve"> </w:t>
      </w:r>
      <w:r w:rsidRPr="00EA60BB">
        <w:rPr>
          <w:rFonts w:eastAsia="한양신명조"/>
        </w:rPr>
        <w:t xml:space="preserve">reasonable since the proposed scheme </w:t>
      </w:r>
      <w:r w:rsidR="00A41BC2">
        <w:rPr>
          <w:rFonts w:eastAsia="한양신명조"/>
        </w:rPr>
        <w:t xml:space="preserve">already achieved the highest precision and recall over the existing schemes as shown in figures 10 and 11. </w:t>
      </w:r>
      <w:r w:rsidR="00484FB6">
        <w:rPr>
          <w:rFonts w:eastAsia="한양신명조"/>
          <w:lang w:eastAsia="ko-KR"/>
        </w:rPr>
        <w:t xml:space="preserve">The </w:t>
      </w:r>
      <w:r w:rsidR="00A41BC2">
        <w:rPr>
          <w:rFonts w:eastAsia="한양신명조"/>
          <w:lang w:eastAsia="ko-KR"/>
        </w:rPr>
        <w:t xml:space="preserve">F-measures </w:t>
      </w:r>
      <w:r w:rsidR="00484FB6">
        <w:rPr>
          <w:rFonts w:eastAsia="한양신명조"/>
          <w:lang w:eastAsia="ko-KR"/>
        </w:rPr>
        <w:t xml:space="preserve">of TBEM, GTBEM, </w:t>
      </w:r>
      <w:proofErr w:type="spellStart"/>
      <w:r w:rsidR="00484FB6">
        <w:rPr>
          <w:rFonts w:eastAsia="한양신명조"/>
          <w:lang w:eastAsia="ko-KR"/>
        </w:rPr>
        <w:t>OnlyTweet</w:t>
      </w:r>
      <w:proofErr w:type="spellEnd"/>
      <w:r w:rsidR="00484FB6">
        <w:rPr>
          <w:rFonts w:eastAsia="한양신명조"/>
          <w:lang w:eastAsia="ko-KR"/>
        </w:rPr>
        <w:t xml:space="preserve">, and the proposed scheme </w:t>
      </w:r>
      <w:r w:rsidR="00A41BC2">
        <w:rPr>
          <w:rFonts w:eastAsia="한양신명조"/>
          <w:lang w:eastAsia="ko-KR"/>
        </w:rPr>
        <w:t>achieved</w:t>
      </w:r>
      <w:r w:rsidR="00A41BC2" w:rsidRPr="00F923EC">
        <w:rPr>
          <w:rFonts w:eastAsia="한양신명조"/>
          <w:lang w:eastAsia="ko-KR"/>
        </w:rPr>
        <w:t xml:space="preserve"> </w:t>
      </w:r>
      <w:r w:rsidR="00484FB6">
        <w:rPr>
          <w:rFonts w:eastAsia="한양신명조"/>
          <w:lang w:eastAsia="ko-KR"/>
        </w:rPr>
        <w:t xml:space="preserve">about 55%, 63%, 67%, and 73%, respectively. </w:t>
      </w:r>
      <w:r w:rsidR="00A41BC2">
        <w:rPr>
          <w:rFonts w:eastAsia="한양신명조"/>
        </w:rPr>
        <w:t>As a result</w:t>
      </w:r>
      <w:r w:rsidRPr="00EA60BB">
        <w:rPr>
          <w:rFonts w:eastAsia="한양신명조"/>
        </w:rPr>
        <w:t xml:space="preserve">, the proposed scheme achieves </w:t>
      </w:r>
      <w:r w:rsidR="00484FB6">
        <w:rPr>
          <w:rFonts w:eastAsia="한양신명조"/>
        </w:rPr>
        <w:t xml:space="preserve">higher performance </w:t>
      </w:r>
      <w:r w:rsidRPr="00EA60BB">
        <w:rPr>
          <w:rFonts w:eastAsia="한양신명조"/>
        </w:rPr>
        <w:t>than the existing schemes</w:t>
      </w:r>
      <w:r w:rsidR="00484FB6" w:rsidRPr="00484FB6">
        <w:rPr>
          <w:rFonts w:eastAsia="한양신명조"/>
        </w:rPr>
        <w:t xml:space="preserve"> </w:t>
      </w:r>
      <w:r w:rsidR="00484FB6" w:rsidRPr="00EA60BB">
        <w:rPr>
          <w:rFonts w:eastAsia="한양신명조"/>
        </w:rPr>
        <w:t xml:space="preserve">about </w:t>
      </w:r>
      <w:r w:rsidR="00484FB6">
        <w:rPr>
          <w:rFonts w:eastAsia="한양신명조"/>
        </w:rPr>
        <w:t>average 11</w:t>
      </w:r>
      <w:r w:rsidR="00484FB6" w:rsidRPr="00EA60BB">
        <w:rPr>
          <w:rFonts w:eastAsia="한양신명조"/>
        </w:rPr>
        <w:t>% or more</w:t>
      </w:r>
      <w:r w:rsidR="00A41BC2">
        <w:rPr>
          <w:rFonts w:eastAsia="한양신명조"/>
        </w:rPr>
        <w:t xml:space="preserve"> since it considers both the relevant document analysis based on text mining and Geo-tag.</w:t>
      </w:r>
    </w:p>
    <w:p w14:paraId="1C3E7E56" w14:textId="77777777" w:rsidR="00B25470" w:rsidRPr="0056112B" w:rsidRDefault="00B25470" w:rsidP="00B25470">
      <w:pPr>
        <w:widowControl w:val="0"/>
        <w:autoSpaceDE w:val="0"/>
        <w:autoSpaceDN w:val="0"/>
        <w:spacing w:line="312" w:lineRule="auto"/>
        <w:jc w:val="center"/>
        <w:textAlignment w:val="baseline"/>
        <w:rPr>
          <w:rFonts w:ascii="함초롬바탕" w:eastAsia="굴림" w:hAnsi="굴림" w:cs="굴림"/>
          <w:sz w:val="20"/>
          <w:lang w:eastAsia="ko-KR"/>
        </w:rPr>
      </w:pPr>
      <w:r w:rsidRPr="0056112B">
        <w:rPr>
          <w:rFonts w:ascii="함초롬바탕" w:eastAsia="굴림" w:hAnsi="굴림" w:cs="굴림"/>
          <w:noProof/>
          <w:sz w:val="20"/>
          <w:lang w:eastAsia="ko-KR"/>
        </w:rPr>
        <w:drawing>
          <wp:inline distT="0" distB="0" distL="0" distR="0" wp14:anchorId="428BA797" wp14:editId="02A92CF7">
            <wp:extent cx="4044677" cy="2102567"/>
            <wp:effectExtent l="0" t="0" r="0" b="0"/>
            <wp:docPr id="86" name="그림 86" descr="EMB00003fd4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9313416" descr="EMB00003fd436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0732" cy="2105714"/>
                    </a:xfrm>
                    <a:prstGeom prst="rect">
                      <a:avLst/>
                    </a:prstGeom>
                    <a:noFill/>
                    <a:ln>
                      <a:noFill/>
                    </a:ln>
                  </pic:spPr>
                </pic:pic>
              </a:graphicData>
            </a:graphic>
          </wp:inline>
        </w:drawing>
      </w:r>
    </w:p>
    <w:p w14:paraId="248169E8" w14:textId="77777777" w:rsidR="00B25470" w:rsidRPr="0056112B" w:rsidRDefault="00B25470" w:rsidP="00B25470">
      <w:pPr>
        <w:pStyle w:val="MDPI51figurecaption"/>
        <w:rPr>
          <w:rFonts w:ascii="함초롬바탕" w:eastAsia="굴림" w:hAnsi="굴림" w:cs="굴림"/>
          <w:sz w:val="20"/>
          <w:lang w:eastAsia="ko-KR"/>
        </w:rPr>
      </w:pPr>
      <w:r w:rsidRPr="00B25470">
        <w:rPr>
          <w:rFonts w:eastAsia="한양신명조"/>
          <w:b/>
          <w:lang w:eastAsia="ko-KR"/>
        </w:rPr>
        <w:t>Figure 12.</w:t>
      </w:r>
      <w:r w:rsidRPr="0056112B">
        <w:rPr>
          <w:rFonts w:eastAsia="한양신명조"/>
          <w:lang w:eastAsia="ko-KR"/>
        </w:rPr>
        <w:t xml:space="preserve"> Comparison of F-measure according to the local event detection schemes</w:t>
      </w:r>
      <w:r>
        <w:rPr>
          <w:rFonts w:eastAsia="한양신명조"/>
          <w:lang w:eastAsia="ko-KR"/>
        </w:rPr>
        <w:t>.</w:t>
      </w:r>
    </w:p>
    <w:p w14:paraId="13C8B9C2" w14:textId="61E98DA4" w:rsidR="00B25470" w:rsidRPr="002413D1" w:rsidRDefault="00B25470" w:rsidP="002413D1">
      <w:pPr>
        <w:pStyle w:val="MDPI33textspaceafter"/>
        <w:rPr>
          <w:rFonts w:eastAsia="굴림"/>
        </w:rPr>
      </w:pPr>
      <w:r w:rsidRPr="002413D1">
        <w:rPr>
          <w:rFonts w:eastAsia="한양신명조"/>
        </w:rPr>
        <w:t xml:space="preserve">Figure 13 shows F-measure according to the number of top-k events. When k is 5, all schemes have a high F-measure. </w:t>
      </w:r>
      <w:r w:rsidR="009D472C" w:rsidRPr="002413D1">
        <w:rPr>
          <w:rFonts w:eastAsia="한양신명조"/>
        </w:rPr>
        <w:t xml:space="preserve">The </w:t>
      </w:r>
      <w:r w:rsidR="0085313F">
        <w:rPr>
          <w:rFonts w:eastAsia="한양신명조"/>
        </w:rPr>
        <w:t>F-measure</w:t>
      </w:r>
      <w:r w:rsidR="0085313F" w:rsidRPr="002413D1">
        <w:rPr>
          <w:rFonts w:eastAsia="한양신명조"/>
        </w:rPr>
        <w:t xml:space="preserve"> </w:t>
      </w:r>
      <w:r w:rsidR="009D472C" w:rsidRPr="002413D1">
        <w:rPr>
          <w:rFonts w:eastAsia="한양신명조"/>
        </w:rPr>
        <w:t xml:space="preserve">of TBEM, GTBEM, and the proposed scheme </w:t>
      </w:r>
      <w:r w:rsidR="0085313F">
        <w:rPr>
          <w:rFonts w:eastAsia="한양신명조"/>
        </w:rPr>
        <w:t>achieved</w:t>
      </w:r>
      <w:r w:rsidR="0085313F" w:rsidRPr="002413D1">
        <w:rPr>
          <w:rFonts w:eastAsia="한양신명조"/>
        </w:rPr>
        <w:t xml:space="preserve"> </w:t>
      </w:r>
      <w:r w:rsidR="009D472C" w:rsidRPr="002413D1">
        <w:rPr>
          <w:rFonts w:eastAsia="한양신명조"/>
        </w:rPr>
        <w:t xml:space="preserve">about 55%, 62%, and 74%, respectively. The proposed scheme achieves higher performance than the existing schemes about average 15% or more when k is 5. </w:t>
      </w:r>
      <w:r w:rsidRPr="002413D1">
        <w:rPr>
          <w:rFonts w:eastAsia="한양신명조"/>
        </w:rPr>
        <w:t>The F-measure</w:t>
      </w:r>
      <w:r w:rsidR="0085313F">
        <w:rPr>
          <w:rFonts w:eastAsia="한양신명조"/>
        </w:rPr>
        <w:t>s</w:t>
      </w:r>
      <w:r w:rsidRPr="002413D1">
        <w:rPr>
          <w:rFonts w:eastAsia="한양신명조"/>
        </w:rPr>
        <w:t xml:space="preserve"> of all </w:t>
      </w:r>
      <w:r w:rsidR="00ED3B65">
        <w:rPr>
          <w:rFonts w:eastAsia="한양신명조"/>
        </w:rPr>
        <w:t xml:space="preserve">of the </w:t>
      </w:r>
      <w:r w:rsidRPr="002413D1">
        <w:rPr>
          <w:rFonts w:eastAsia="한양신명조"/>
        </w:rPr>
        <w:t xml:space="preserve">schemes decrease </w:t>
      </w:r>
      <w:proofErr w:type="spellStart"/>
      <w:r w:rsidRPr="002413D1">
        <w:rPr>
          <w:rFonts w:eastAsia="한양신명조"/>
        </w:rPr>
        <w:t>as k</w:t>
      </w:r>
      <w:proofErr w:type="spellEnd"/>
      <w:r w:rsidRPr="002413D1">
        <w:rPr>
          <w:rFonts w:eastAsia="한양신명조"/>
        </w:rPr>
        <w:t xml:space="preserve"> increases since </w:t>
      </w:r>
      <w:r w:rsidR="00ED3B65">
        <w:rPr>
          <w:rFonts w:eastAsia="한양신명조"/>
        </w:rPr>
        <w:t>p</w:t>
      </w:r>
      <w:r w:rsidR="00ED3B65" w:rsidRPr="002413D1">
        <w:rPr>
          <w:rFonts w:eastAsia="한양신명조"/>
        </w:rPr>
        <w:t xml:space="preserve">recision </w:t>
      </w:r>
      <w:r w:rsidRPr="002413D1">
        <w:rPr>
          <w:rFonts w:eastAsia="한양신명조"/>
        </w:rPr>
        <w:t>decreases as the number of events to be dete</w:t>
      </w:r>
      <w:r w:rsidR="009D472C" w:rsidRPr="002413D1">
        <w:rPr>
          <w:rFonts w:eastAsia="한양신명조"/>
        </w:rPr>
        <w:t>cted increases. Since GTBEM can</w:t>
      </w:r>
      <w:r w:rsidRPr="002413D1">
        <w:rPr>
          <w:rFonts w:eastAsia="한양신명조"/>
        </w:rPr>
        <w:t xml:space="preserve">not detect non-regional events, performance results are very low as k increases. </w:t>
      </w:r>
      <w:r w:rsidR="00ED3B65">
        <w:rPr>
          <w:rFonts w:eastAsia="한양신명조"/>
        </w:rPr>
        <w:t xml:space="preserve">Although </w:t>
      </w:r>
      <w:r w:rsidRPr="002413D1">
        <w:rPr>
          <w:rFonts w:eastAsia="한양신명조"/>
        </w:rPr>
        <w:t xml:space="preserve">TBEM and GTBEM can provide meaningful top-20 events, most of the results </w:t>
      </w:r>
      <w:r w:rsidR="00ED3B65">
        <w:rPr>
          <w:rFonts w:eastAsia="한양신명조"/>
        </w:rPr>
        <w:t xml:space="preserve">did </w:t>
      </w:r>
      <w:r w:rsidRPr="002413D1">
        <w:rPr>
          <w:rFonts w:eastAsia="한양신명조"/>
        </w:rPr>
        <w:t>not involve “local” events</w:t>
      </w:r>
      <w:r w:rsidR="009D472C" w:rsidRPr="002413D1">
        <w:rPr>
          <w:rFonts w:eastAsia="한양신명조"/>
        </w:rPr>
        <w:t xml:space="preserve"> since they are hard to extract regional information precisely</w:t>
      </w:r>
      <w:r w:rsidRPr="002413D1">
        <w:rPr>
          <w:rFonts w:eastAsia="한양신명조"/>
        </w:rPr>
        <w:t xml:space="preserve">. As a result, the </w:t>
      </w:r>
      <w:r w:rsidRPr="002413D1">
        <w:rPr>
          <w:rFonts w:eastAsia="한양신명조"/>
        </w:rPr>
        <w:lastRenderedPageBreak/>
        <w:t xml:space="preserve">proposed scheme </w:t>
      </w:r>
      <w:r w:rsidR="00ED3B65">
        <w:rPr>
          <w:rFonts w:eastAsia="한양신명조"/>
        </w:rPr>
        <w:t xml:space="preserve">significantly </w:t>
      </w:r>
      <w:r w:rsidRPr="002413D1">
        <w:rPr>
          <w:rFonts w:eastAsia="한양신명조"/>
        </w:rPr>
        <w:t xml:space="preserve">improves the </w:t>
      </w:r>
      <w:r w:rsidR="00ED3B65">
        <w:rPr>
          <w:rFonts w:eastAsia="한양신명조"/>
        </w:rPr>
        <w:t>performance</w:t>
      </w:r>
      <w:r w:rsidR="00ED3B65" w:rsidRPr="002413D1">
        <w:rPr>
          <w:rFonts w:eastAsia="한양신명조"/>
        </w:rPr>
        <w:t xml:space="preserve"> </w:t>
      </w:r>
      <w:r w:rsidRPr="002413D1">
        <w:rPr>
          <w:rFonts w:eastAsia="한양신명조"/>
        </w:rPr>
        <w:t xml:space="preserve">of the local event detection </w:t>
      </w:r>
      <w:r w:rsidR="00ED3B65">
        <w:rPr>
          <w:rFonts w:eastAsia="한양신명조"/>
        </w:rPr>
        <w:t>in terms of</w:t>
      </w:r>
      <w:r w:rsidRPr="002413D1">
        <w:rPr>
          <w:rFonts w:eastAsia="한양신명조"/>
        </w:rPr>
        <w:t xml:space="preserve"> </w:t>
      </w:r>
      <w:r w:rsidR="00ED3B65">
        <w:rPr>
          <w:rFonts w:eastAsia="한양신명조"/>
        </w:rPr>
        <w:t>p</w:t>
      </w:r>
      <w:r w:rsidRPr="002413D1">
        <w:rPr>
          <w:rFonts w:eastAsia="한양신명조"/>
        </w:rPr>
        <w:t xml:space="preserve">recision, </w:t>
      </w:r>
      <w:r w:rsidR="00ED3B65">
        <w:rPr>
          <w:rFonts w:eastAsia="한양신명조"/>
        </w:rPr>
        <w:t>r</w:t>
      </w:r>
      <w:r w:rsidR="00ED3B65" w:rsidRPr="002413D1">
        <w:rPr>
          <w:rFonts w:eastAsia="한양신명조"/>
        </w:rPr>
        <w:t>ecall</w:t>
      </w:r>
      <w:r w:rsidRPr="002413D1">
        <w:rPr>
          <w:rFonts w:eastAsia="한양신명조"/>
        </w:rPr>
        <w:t>, and F-measure.</w:t>
      </w:r>
    </w:p>
    <w:p w14:paraId="168AFE1A" w14:textId="77777777" w:rsidR="00B25470" w:rsidRPr="0056112B" w:rsidRDefault="00B25470" w:rsidP="00B25470">
      <w:pPr>
        <w:widowControl w:val="0"/>
        <w:autoSpaceDE w:val="0"/>
        <w:autoSpaceDN w:val="0"/>
        <w:spacing w:line="432" w:lineRule="auto"/>
        <w:ind w:firstLine="200"/>
        <w:jc w:val="center"/>
        <w:textAlignment w:val="baseline"/>
        <w:rPr>
          <w:rFonts w:ascii="함초롬바탕" w:eastAsia="굴림" w:hAnsi="굴림" w:cs="굴림"/>
          <w:sz w:val="20"/>
          <w:lang w:eastAsia="ko-KR"/>
        </w:rPr>
      </w:pPr>
      <w:r w:rsidRPr="0056112B">
        <w:rPr>
          <w:rFonts w:ascii="함초롬바탕" w:eastAsia="굴림" w:hAnsi="굴림" w:cs="굴림"/>
          <w:noProof/>
          <w:sz w:val="20"/>
          <w:lang w:eastAsia="ko-KR"/>
        </w:rPr>
        <w:drawing>
          <wp:inline distT="0" distB="0" distL="0" distR="0" wp14:anchorId="2F2EC2CB" wp14:editId="2FF3AF08">
            <wp:extent cx="4550858" cy="2427494"/>
            <wp:effectExtent l="0" t="0" r="0" b="0"/>
            <wp:docPr id="85" name="그림 85" descr="EMB00003fd436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55359752" descr="EMB00003fd4364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9540" cy="2437459"/>
                    </a:xfrm>
                    <a:prstGeom prst="rect">
                      <a:avLst/>
                    </a:prstGeom>
                    <a:noFill/>
                    <a:ln>
                      <a:noFill/>
                    </a:ln>
                  </pic:spPr>
                </pic:pic>
              </a:graphicData>
            </a:graphic>
          </wp:inline>
        </w:drawing>
      </w:r>
    </w:p>
    <w:p w14:paraId="6D42EEE1" w14:textId="77777777" w:rsidR="00B25470" w:rsidRPr="0056112B" w:rsidRDefault="00B25470" w:rsidP="00B25470">
      <w:pPr>
        <w:pStyle w:val="MDPI51figurecaption"/>
        <w:rPr>
          <w:rFonts w:ascii="함초롬바탕" w:eastAsia="굴림" w:hAnsi="굴림" w:cs="굴림"/>
          <w:sz w:val="20"/>
          <w:lang w:eastAsia="ko-KR"/>
        </w:rPr>
      </w:pPr>
      <w:r w:rsidRPr="00B25470">
        <w:rPr>
          <w:rFonts w:eastAsia="한양신명조"/>
          <w:b/>
          <w:lang w:eastAsia="ko-KR"/>
        </w:rPr>
        <w:t>Figure 13.</w:t>
      </w:r>
      <w:r w:rsidRPr="0056112B">
        <w:rPr>
          <w:rFonts w:eastAsia="한양신명조"/>
          <w:lang w:eastAsia="ko-KR"/>
        </w:rPr>
        <w:t xml:space="preserve"> F-measure according to the number of top-k events</w:t>
      </w:r>
      <w:r>
        <w:rPr>
          <w:rFonts w:eastAsia="한양신명조"/>
          <w:lang w:eastAsia="ko-KR"/>
        </w:rPr>
        <w:t>.</w:t>
      </w:r>
    </w:p>
    <w:p w14:paraId="3BD319DC" w14:textId="77777777" w:rsidR="00706D40" w:rsidRPr="00F40332" w:rsidRDefault="00706D40" w:rsidP="00706D40">
      <w:pPr>
        <w:pStyle w:val="MDPI21heading1"/>
      </w:pPr>
      <w:r>
        <w:t>5. Conclusions</w:t>
      </w:r>
    </w:p>
    <w:p w14:paraId="2C93EAF5" w14:textId="66E8CA0F" w:rsidR="00B25470" w:rsidRDefault="00B25470" w:rsidP="00B25470">
      <w:pPr>
        <w:pStyle w:val="MDPI31text"/>
        <w:rPr>
          <w:rFonts w:eastAsia="한양신명조"/>
        </w:rPr>
      </w:pPr>
      <w:r>
        <w:rPr>
          <w:rFonts w:eastAsia="한양신명조"/>
        </w:rPr>
        <w:t xml:space="preserve">We have proposed </w:t>
      </w:r>
      <w:r w:rsidR="00783049">
        <w:rPr>
          <w:rFonts w:eastAsia="한양신명조"/>
        </w:rPr>
        <w:t xml:space="preserve">an efficient </w:t>
      </w:r>
      <w:r>
        <w:rPr>
          <w:rFonts w:eastAsia="한양신명조"/>
        </w:rPr>
        <w:t>local event detection scheme by analyzing relevant documents in a social network service such as Twitter. The proposed scheme utilizes the geographical dictio</w:t>
      </w:r>
      <w:r w:rsidR="009D472C">
        <w:rPr>
          <w:rFonts w:eastAsia="한양신명조"/>
        </w:rPr>
        <w:t>nary to supplement non-Geo-Tagge</w:t>
      </w:r>
      <w:r>
        <w:rPr>
          <w:rFonts w:eastAsia="한양신명조"/>
        </w:rPr>
        <w:t xml:space="preserve">d postings in order to detect local events by using geographical information. </w:t>
      </w:r>
      <w:r w:rsidRPr="002A5949">
        <w:rPr>
          <w:rFonts w:eastAsia="한양신명조"/>
          <w:highlight w:val="yellow"/>
        </w:rPr>
        <w:t xml:space="preserve">The proposed scheme has analyzed the related documents such as comments and threads to improve the accuracy of detecting local events. </w:t>
      </w:r>
      <w:r w:rsidR="006D5858" w:rsidRPr="002A5949">
        <w:rPr>
          <w:rFonts w:eastAsia="한양신명조"/>
          <w:highlight w:val="yellow"/>
        </w:rPr>
        <w:t xml:space="preserve">The proposed scheme used a great deal of non-Geo-Tagged data on SNS to detect local events, and geographical dictionary was used to extract detailed local information. In addition, a modified TF-IDF with time characteristics was proposed to detect the time of event occurrence and keyword </w:t>
      </w:r>
      <w:proofErr w:type="spellStart"/>
      <w:r w:rsidR="006D5858" w:rsidRPr="002A5949">
        <w:rPr>
          <w:rFonts w:eastAsia="한양신명조"/>
          <w:highlight w:val="yellow"/>
        </w:rPr>
        <w:t>burstiness</w:t>
      </w:r>
      <w:proofErr w:type="spellEnd"/>
      <w:r w:rsidR="006D5858" w:rsidRPr="002A5949">
        <w:rPr>
          <w:rFonts w:eastAsia="한양신명조"/>
          <w:highlight w:val="yellow"/>
        </w:rPr>
        <w:t>. Cluster weights were proposed to identify events and remove unnecessary keywords. The proposed cluster weight allows the user to generate the desired k events</w:t>
      </w:r>
      <w:r w:rsidR="006D5858" w:rsidRPr="006D5858">
        <w:rPr>
          <w:rFonts w:eastAsia="한양신명조"/>
        </w:rPr>
        <w:t xml:space="preserve">. </w:t>
      </w:r>
      <w:r w:rsidR="00341329">
        <w:rPr>
          <w:rFonts w:eastAsia="한양신명조"/>
        </w:rPr>
        <w:t>It was shown through various p</w:t>
      </w:r>
      <w:r>
        <w:rPr>
          <w:rFonts w:eastAsia="한양신명조"/>
        </w:rPr>
        <w:t xml:space="preserve">erformance evaluations </w:t>
      </w:r>
      <w:r w:rsidR="00341329">
        <w:rPr>
          <w:rFonts w:eastAsia="한양신명조"/>
        </w:rPr>
        <w:t xml:space="preserve">the </w:t>
      </w:r>
      <w:r>
        <w:rPr>
          <w:rFonts w:eastAsia="한양신명조"/>
        </w:rPr>
        <w:t xml:space="preserve">proposed scheme </w:t>
      </w:r>
      <w:r w:rsidR="00783049">
        <w:rPr>
          <w:rFonts w:eastAsia="한양신명조"/>
        </w:rPr>
        <w:t xml:space="preserve">significantly </w:t>
      </w:r>
      <w:r>
        <w:rPr>
          <w:rFonts w:eastAsia="한양신명조"/>
        </w:rPr>
        <w:t xml:space="preserve">improved </w:t>
      </w:r>
      <w:r w:rsidR="00783049">
        <w:rPr>
          <w:rFonts w:eastAsia="한양신명조"/>
        </w:rPr>
        <w:t xml:space="preserve">performances in terms of </w:t>
      </w:r>
      <w:r w:rsidR="00341329">
        <w:rPr>
          <w:rFonts w:eastAsia="한양신명조"/>
        </w:rPr>
        <w:t>precision, recall, and F-measure</w:t>
      </w:r>
      <w:r>
        <w:rPr>
          <w:rFonts w:eastAsia="한양신명조"/>
        </w:rPr>
        <w:t xml:space="preserve"> compared to the existing event detection schemes. </w:t>
      </w:r>
      <w:ins w:id="122" w:author="dojin" w:date="2020-08-04T02:22:00Z">
        <w:r w:rsidR="00207667" w:rsidRPr="00207667">
          <w:rPr>
            <w:rFonts w:eastAsia="한양신명조"/>
          </w:rPr>
          <w:t>In the future, we will secure various clean data sets and conduct additional experiments. In addition, we are going to expand our research into local event detection to distinguish between ongoing and resolved events, and to come up with an aggregation strategy for events spreading over multiple hours.</w:t>
        </w:r>
      </w:ins>
      <w:del w:id="123" w:author="dojin" w:date="2020-08-04T02:22:00Z">
        <w:r w:rsidDel="00207667">
          <w:rPr>
            <w:rFonts w:eastAsia="한양신명조"/>
          </w:rPr>
          <w:delText>In future studies, we plan to exploit the proposed scheme by applying it to the real systems.</w:delText>
        </w:r>
      </w:del>
    </w:p>
    <w:p w14:paraId="41A99145" w14:textId="50A3950B" w:rsidR="00124E74" w:rsidRDefault="00D04E99" w:rsidP="00124E74">
      <w:pPr>
        <w:pStyle w:val="MDPI62Acknowledgments"/>
        <w:rPr>
          <w:color w:val="auto"/>
        </w:rPr>
      </w:pPr>
      <w:r>
        <w:rPr>
          <w:b/>
        </w:rPr>
        <w:t xml:space="preserve">Author Contributions: </w:t>
      </w:r>
      <w:r w:rsidR="00124E74">
        <w:rPr>
          <w:color w:val="auto"/>
        </w:rPr>
        <w:t xml:space="preserve">Conceptualization, </w:t>
      </w:r>
      <w:r w:rsidR="00404C0E">
        <w:rPr>
          <w:color w:val="auto"/>
        </w:rPr>
        <w:t xml:space="preserve">D.C., S.P., </w:t>
      </w:r>
      <w:r w:rsidR="00124E74">
        <w:rPr>
          <w:color w:val="auto"/>
        </w:rPr>
        <w:t xml:space="preserve">K.B., </w:t>
      </w:r>
      <w:r w:rsidR="00801390">
        <w:rPr>
          <w:color w:val="auto"/>
        </w:rPr>
        <w:t xml:space="preserve">H.L., </w:t>
      </w:r>
      <w:r w:rsidR="00124E74">
        <w:rPr>
          <w:color w:val="auto"/>
        </w:rPr>
        <w:t xml:space="preserve">and J.Y.; methodology, </w:t>
      </w:r>
      <w:r w:rsidR="00404C0E">
        <w:rPr>
          <w:color w:val="auto"/>
        </w:rPr>
        <w:t>D.C., S.P., K.B., and J.Y.</w:t>
      </w:r>
      <w:r w:rsidR="00124E74">
        <w:rPr>
          <w:color w:val="auto"/>
        </w:rPr>
        <w:t xml:space="preserve">; validation, </w:t>
      </w:r>
      <w:r w:rsidR="00404C0E">
        <w:rPr>
          <w:color w:val="auto"/>
        </w:rPr>
        <w:t>D.C., S.P., and K.B.</w:t>
      </w:r>
      <w:r w:rsidR="00124E74">
        <w:rPr>
          <w:color w:val="auto"/>
        </w:rPr>
        <w:t xml:space="preserve">; formal analysis, </w:t>
      </w:r>
      <w:r w:rsidR="00404C0E">
        <w:rPr>
          <w:color w:val="auto"/>
        </w:rPr>
        <w:t xml:space="preserve">D.C., S.P., </w:t>
      </w:r>
      <w:r w:rsidR="00801390">
        <w:rPr>
          <w:color w:val="auto"/>
        </w:rPr>
        <w:t xml:space="preserve">H.L., </w:t>
      </w:r>
      <w:r w:rsidR="00404C0E">
        <w:rPr>
          <w:color w:val="auto"/>
        </w:rPr>
        <w:t>and K.B.</w:t>
      </w:r>
      <w:r w:rsidR="00124E74">
        <w:rPr>
          <w:color w:val="auto"/>
        </w:rPr>
        <w:t xml:space="preserve">; writing—original draft preparation, </w:t>
      </w:r>
      <w:r w:rsidR="00404C0E">
        <w:rPr>
          <w:color w:val="auto"/>
        </w:rPr>
        <w:t>, D.C., S.P.,</w:t>
      </w:r>
      <w:r w:rsidR="00801390">
        <w:rPr>
          <w:color w:val="auto"/>
        </w:rPr>
        <w:t xml:space="preserve"> H.L.,</w:t>
      </w:r>
      <w:r w:rsidR="00404C0E">
        <w:rPr>
          <w:color w:val="auto"/>
        </w:rPr>
        <w:t xml:space="preserve"> and K.B.</w:t>
      </w:r>
      <w:r w:rsidR="00124E74">
        <w:rPr>
          <w:color w:val="auto"/>
        </w:rPr>
        <w:t>; writing—review and editing, J.Y.</w:t>
      </w:r>
    </w:p>
    <w:p w14:paraId="2136DCDC" w14:textId="77777777" w:rsidR="009179B0" w:rsidRDefault="00874795" w:rsidP="00F73681">
      <w:pPr>
        <w:pStyle w:val="MDPI62Acknowledgments"/>
      </w:pPr>
      <w:r>
        <w:rPr>
          <w:b/>
        </w:rPr>
        <w:t>Acknowledgments:</w:t>
      </w:r>
      <w:r w:rsidRPr="00874795">
        <w:t xml:space="preserve"> </w:t>
      </w:r>
      <w:r w:rsidR="00F73681">
        <w:t xml:space="preserve">This work was supported by the National Research Foundation of </w:t>
      </w:r>
      <w:proofErr w:type="gramStart"/>
      <w:r w:rsidR="00F73681">
        <w:t>Korea(</w:t>
      </w:r>
      <w:proofErr w:type="gramEnd"/>
      <w:r w:rsidR="00F73681">
        <w:t xml:space="preserve">NRF) grant funded by the Korea government(MSIT). (No. 2019R1A2C2084257), by Next-Generation Information Computing Development Program through the National Research Foundation of </w:t>
      </w:r>
      <w:proofErr w:type="gramStart"/>
      <w:r w:rsidR="00F73681">
        <w:t>Korea(</w:t>
      </w:r>
      <w:proofErr w:type="gramEnd"/>
      <w:r w:rsidR="00F73681">
        <w:t xml:space="preserve">NRF) funded by the Ministry of Science, ICT (No. NRF-2017M3C4A7069432), and </w:t>
      </w:r>
      <w:r w:rsidR="00F73681" w:rsidRPr="00F73681">
        <w:t xml:space="preserve">by Institute of Information &amp; Communications Technology Planning &amp; Evaluation(IITP) grant funded by the Korea government(MSIT)(No.B0101-15-0266, Development of High Performance Visual </w:t>
      </w:r>
      <w:proofErr w:type="spellStart"/>
      <w:r w:rsidR="00F73681" w:rsidRPr="00F73681">
        <w:t>BigData</w:t>
      </w:r>
      <w:proofErr w:type="spellEnd"/>
      <w:r w:rsidR="00F73681" w:rsidRPr="00F73681">
        <w:t xml:space="preserve"> Discovery Platform for Large-Scale </w:t>
      </w:r>
      <w:proofErr w:type="spellStart"/>
      <w:r w:rsidR="00F73681" w:rsidRPr="00F73681">
        <w:t>Realtime</w:t>
      </w:r>
      <w:proofErr w:type="spellEnd"/>
      <w:r w:rsidR="00F73681" w:rsidRPr="00F73681">
        <w:t xml:space="preserve"> Data Analysis) Large-Scale </w:t>
      </w:r>
      <w:proofErr w:type="spellStart"/>
      <w:r w:rsidR="00F73681" w:rsidRPr="00F73681">
        <w:t>Realtime</w:t>
      </w:r>
      <w:proofErr w:type="spellEnd"/>
      <w:r w:rsidR="00F73681" w:rsidRPr="00F73681">
        <w:t xml:space="preserve"> Data Analysis</w:t>
      </w:r>
      <w:r w:rsidR="00F73681">
        <w:t>.</w:t>
      </w:r>
    </w:p>
    <w:p w14:paraId="50C3A0C3" w14:textId="77777777" w:rsidR="00D04E99" w:rsidRPr="00D04E99" w:rsidRDefault="00D04E99" w:rsidP="00D04E99">
      <w:pPr>
        <w:pStyle w:val="MDPI64CoI"/>
      </w:pPr>
      <w:r w:rsidRPr="00F40332">
        <w:rPr>
          <w:b/>
        </w:rPr>
        <w:t>Conflicts of Interest:</w:t>
      </w:r>
      <w:r w:rsidRPr="00F40332">
        <w:t xml:space="preserve"> The authors declare no conflict of interest.</w:t>
      </w:r>
    </w:p>
    <w:p w14:paraId="7BFB458F" w14:textId="77777777" w:rsidR="00706D40" w:rsidRPr="00F40332" w:rsidRDefault="00706D40" w:rsidP="00706D40">
      <w:pPr>
        <w:pStyle w:val="MDPI21heading1"/>
      </w:pPr>
      <w:r w:rsidRPr="00F40332">
        <w:t>References</w:t>
      </w:r>
    </w:p>
    <w:p w14:paraId="71A86E4A" w14:textId="77777777" w:rsidR="009B64F5" w:rsidRDefault="009B64F5" w:rsidP="009B64F5">
      <w:pPr>
        <w:pStyle w:val="MDPI71References"/>
      </w:pPr>
      <w:r>
        <w:t xml:space="preserve">Hall, J.A. When </w:t>
      </w:r>
      <w:proofErr w:type="gramStart"/>
      <w:r>
        <w:t>is Social Media</w:t>
      </w:r>
      <w:proofErr w:type="gramEnd"/>
      <w:r>
        <w:t xml:space="preserve"> use Social Interaction? Defining Mediated Social Interaction. New Media &amp; Society </w:t>
      </w:r>
      <w:r>
        <w:rPr>
          <w:b/>
          <w:bCs/>
        </w:rPr>
        <w:t>2018</w:t>
      </w:r>
      <w:r>
        <w:rPr>
          <w:i/>
          <w:iCs/>
        </w:rPr>
        <w:t>, 20</w:t>
      </w:r>
      <w:r>
        <w:t>, 162-179.</w:t>
      </w:r>
    </w:p>
    <w:p w14:paraId="659C0A16" w14:textId="77777777" w:rsidR="009B64F5" w:rsidRDefault="009B64F5" w:rsidP="00DE11E0">
      <w:pPr>
        <w:pStyle w:val="MDPI71References"/>
      </w:pPr>
      <w:r>
        <w:lastRenderedPageBreak/>
        <w:t xml:space="preserve">Oh, S.; </w:t>
      </w:r>
      <w:proofErr w:type="spellStart"/>
      <w:r>
        <w:t>Syn</w:t>
      </w:r>
      <w:proofErr w:type="spellEnd"/>
      <w:r>
        <w:t xml:space="preserve">, S.Y. Motivations for Sharing Information and Social Support in Social Media: A Comparative Analysis of F </w:t>
      </w:r>
      <w:proofErr w:type="spellStart"/>
      <w:r>
        <w:t>Acebook</w:t>
      </w:r>
      <w:proofErr w:type="spellEnd"/>
      <w:r>
        <w:t xml:space="preserve">, T Witter, D </w:t>
      </w:r>
      <w:proofErr w:type="spellStart"/>
      <w:r>
        <w:t>Elicious</w:t>
      </w:r>
      <w:proofErr w:type="spellEnd"/>
      <w:r>
        <w:t xml:space="preserve">, Y </w:t>
      </w:r>
      <w:proofErr w:type="spellStart"/>
      <w:r>
        <w:t>Ou</w:t>
      </w:r>
      <w:proofErr w:type="spellEnd"/>
      <w:r>
        <w:t xml:space="preserve"> T Ube, and F </w:t>
      </w:r>
      <w:proofErr w:type="spellStart"/>
      <w:r>
        <w:t>Lickr</w:t>
      </w:r>
      <w:proofErr w:type="spellEnd"/>
      <w:r>
        <w:t>. Journal of the Association for Information Science and Technology </w:t>
      </w:r>
      <w:r w:rsidRPr="009B64F5">
        <w:rPr>
          <w:b/>
          <w:bCs/>
        </w:rPr>
        <w:t>2015</w:t>
      </w:r>
      <w:r w:rsidRPr="009B64F5">
        <w:rPr>
          <w:i/>
          <w:iCs/>
        </w:rPr>
        <w:t>, 66</w:t>
      </w:r>
      <w:r>
        <w:t>, 2045-2060.</w:t>
      </w:r>
    </w:p>
    <w:p w14:paraId="2E3BDBEA" w14:textId="77777777" w:rsidR="009B64F5" w:rsidRDefault="009B64F5" w:rsidP="009B64F5">
      <w:pPr>
        <w:pStyle w:val="MDPI71References"/>
      </w:pPr>
      <w:r>
        <w:t xml:space="preserve">Chang, S.E.; Liu, A.Y.; Shen, W.C. User Trust in Social Networking Services: A Comparison of Facebook and LinkedIn. </w:t>
      </w:r>
      <w:proofErr w:type="spellStart"/>
      <w:r>
        <w:t>Comput</w:t>
      </w:r>
      <w:proofErr w:type="spellEnd"/>
      <w:r>
        <w:t xml:space="preserve">. Hum. </w:t>
      </w:r>
      <w:proofErr w:type="spellStart"/>
      <w:r>
        <w:t>Behav</w:t>
      </w:r>
      <w:proofErr w:type="spellEnd"/>
      <w:r>
        <w:t>. </w:t>
      </w:r>
      <w:r>
        <w:rPr>
          <w:b/>
          <w:bCs/>
        </w:rPr>
        <w:t>2017</w:t>
      </w:r>
      <w:r>
        <w:rPr>
          <w:i/>
          <w:iCs/>
        </w:rPr>
        <w:t>, 69</w:t>
      </w:r>
      <w:r>
        <w:t>, 207-217.</w:t>
      </w:r>
    </w:p>
    <w:p w14:paraId="49706564" w14:textId="77777777" w:rsidR="009B64F5" w:rsidRDefault="009B64F5" w:rsidP="009B64F5">
      <w:pPr>
        <w:pStyle w:val="MDPI71References"/>
      </w:pPr>
      <w:proofErr w:type="spellStart"/>
      <w:r>
        <w:t>Kryvasheyeu</w:t>
      </w:r>
      <w:proofErr w:type="spellEnd"/>
      <w:r>
        <w:t xml:space="preserve">, Y.; Chen, H.; Moro, E.; Van </w:t>
      </w:r>
      <w:proofErr w:type="spellStart"/>
      <w:r>
        <w:t>Hentenryck</w:t>
      </w:r>
      <w:proofErr w:type="spellEnd"/>
      <w:r>
        <w:t xml:space="preserve">, P.; </w:t>
      </w:r>
      <w:proofErr w:type="spellStart"/>
      <w:r>
        <w:t>Cebrian</w:t>
      </w:r>
      <w:proofErr w:type="spellEnd"/>
      <w:r>
        <w:t xml:space="preserve">, M. Performance of Social Network Sensors during Hurricane Sandy. </w:t>
      </w:r>
      <w:proofErr w:type="spellStart"/>
      <w:r>
        <w:t>PLoS</w:t>
      </w:r>
      <w:proofErr w:type="spellEnd"/>
      <w:r>
        <w:t xml:space="preserve"> One </w:t>
      </w:r>
      <w:r>
        <w:rPr>
          <w:b/>
          <w:bCs/>
        </w:rPr>
        <w:t>2015</w:t>
      </w:r>
      <w:r>
        <w:rPr>
          <w:i/>
          <w:iCs/>
        </w:rPr>
        <w:t>, 10</w:t>
      </w:r>
      <w:r>
        <w:t>, e0117288.</w:t>
      </w:r>
    </w:p>
    <w:p w14:paraId="77EE8ECF" w14:textId="77777777" w:rsidR="009B64F5" w:rsidRDefault="009B64F5" w:rsidP="00DE11E0">
      <w:pPr>
        <w:pStyle w:val="MDPI71References"/>
      </w:pPr>
      <w:r>
        <w:t>Zhu, Z.; Liang, J.; Li, D.; Yu, H.; Liu, G. Hot Topic Detection Based on a Refined TF-IDF Algorithm. IEEE Access </w:t>
      </w:r>
      <w:r>
        <w:rPr>
          <w:b/>
          <w:bCs/>
        </w:rPr>
        <w:t>2019</w:t>
      </w:r>
      <w:r>
        <w:rPr>
          <w:i/>
          <w:iCs/>
        </w:rPr>
        <w:t>, 7</w:t>
      </w:r>
      <w:r>
        <w:t>, 26996-27007.</w:t>
      </w:r>
    </w:p>
    <w:p w14:paraId="15E9811B" w14:textId="77777777" w:rsidR="009B64F5" w:rsidRDefault="009B64F5" w:rsidP="009B64F5">
      <w:pPr>
        <w:pStyle w:val="MDPI71References"/>
      </w:pPr>
      <w:proofErr w:type="spellStart"/>
      <w:r>
        <w:t>Hossny</w:t>
      </w:r>
      <w:proofErr w:type="spellEnd"/>
      <w:r>
        <w:t>, A.H.; Mitchell, L. Event Detection in Twitter: A Keyword Volume Approach. In 2018 IEEE International Conference on Data Mining Workshops (ICDMW); pp. 1200-1208.</w:t>
      </w:r>
    </w:p>
    <w:p w14:paraId="3A0A9D7C" w14:textId="77777777" w:rsidR="009B64F5" w:rsidRDefault="009B64F5" w:rsidP="009B64F5">
      <w:pPr>
        <w:pStyle w:val="MDPI71References"/>
      </w:pPr>
      <w:r>
        <w:t>Cui, A.; Zhang, M.; Liu, Y.; Ma, S.; Zhang, K. Discover Breaking Events with Popular Hashtags in Twitter. In Proceedings of the 21st ACM International Conference on Information and Knowledge Management; pp. 1794-1798.</w:t>
      </w:r>
    </w:p>
    <w:p w14:paraId="44486C1F" w14:textId="77777777" w:rsidR="009B64F5" w:rsidRDefault="009B64F5" w:rsidP="009B64F5">
      <w:pPr>
        <w:pStyle w:val="MDPI71References"/>
      </w:pPr>
      <w:proofErr w:type="spellStart"/>
      <w:r>
        <w:t>Ardon</w:t>
      </w:r>
      <w:proofErr w:type="spellEnd"/>
      <w:r>
        <w:t xml:space="preserve">, S.; </w:t>
      </w:r>
      <w:proofErr w:type="spellStart"/>
      <w:r>
        <w:t>Bagchi</w:t>
      </w:r>
      <w:proofErr w:type="spellEnd"/>
      <w:r>
        <w:t xml:space="preserve">, A.; </w:t>
      </w:r>
      <w:proofErr w:type="spellStart"/>
      <w:r>
        <w:t>Mahanti</w:t>
      </w:r>
      <w:proofErr w:type="spellEnd"/>
      <w:r>
        <w:t xml:space="preserve">, A.; </w:t>
      </w:r>
      <w:proofErr w:type="spellStart"/>
      <w:r>
        <w:t>Ruhela</w:t>
      </w:r>
      <w:proofErr w:type="spellEnd"/>
      <w:r>
        <w:t xml:space="preserve">, A.; Seth, A.; </w:t>
      </w:r>
      <w:proofErr w:type="spellStart"/>
      <w:r>
        <w:t>Tripathy</w:t>
      </w:r>
      <w:proofErr w:type="spellEnd"/>
      <w:r>
        <w:t xml:space="preserve">, R.M.; </w:t>
      </w:r>
      <w:proofErr w:type="spellStart"/>
      <w:r>
        <w:t>Triukose</w:t>
      </w:r>
      <w:proofErr w:type="spellEnd"/>
      <w:r>
        <w:t>, S. </w:t>
      </w:r>
      <w:proofErr w:type="spellStart"/>
      <w:r>
        <w:t>Spatio</w:t>
      </w:r>
      <w:proofErr w:type="spellEnd"/>
      <w:r>
        <w:t>-Temporal and Events Based Analysis of Topic Popularity in Twitter. In Proceedings of the 22nd ACM International Conference on Information &amp; Knowledge Management; pp. 219-228.</w:t>
      </w:r>
    </w:p>
    <w:p w14:paraId="2968C571" w14:textId="77777777" w:rsidR="009B64F5" w:rsidRDefault="009B64F5" w:rsidP="009B64F5">
      <w:pPr>
        <w:pStyle w:val="MDPI71References"/>
      </w:pPr>
      <w:r>
        <w:t xml:space="preserve">Cui, W.; Wang, P.; Du, Y.; Chen, X.; </w:t>
      </w:r>
      <w:proofErr w:type="spellStart"/>
      <w:r>
        <w:t>Guo</w:t>
      </w:r>
      <w:proofErr w:type="spellEnd"/>
      <w:r>
        <w:t xml:space="preserve">, D.; Li, J.; Zhou, Y. An Algorithm for Event Detection Based on Social Media Data. </w:t>
      </w:r>
      <w:proofErr w:type="spellStart"/>
      <w:r>
        <w:t>Neurocomputing</w:t>
      </w:r>
      <w:proofErr w:type="spellEnd"/>
      <w:r>
        <w:t> </w:t>
      </w:r>
      <w:r>
        <w:rPr>
          <w:b/>
          <w:bCs/>
        </w:rPr>
        <w:t>2017</w:t>
      </w:r>
      <w:r>
        <w:rPr>
          <w:i/>
          <w:iCs/>
        </w:rPr>
        <w:t>, 254</w:t>
      </w:r>
      <w:r>
        <w:t>, 53-58.</w:t>
      </w:r>
    </w:p>
    <w:p w14:paraId="336B5445" w14:textId="77777777" w:rsidR="009B64F5" w:rsidRDefault="009B64F5" w:rsidP="009B64F5">
      <w:pPr>
        <w:pStyle w:val="MDPI71References"/>
      </w:pPr>
      <w:proofErr w:type="gramStart"/>
      <w:r>
        <w:t>Gao</w:t>
      </w:r>
      <w:proofErr w:type="gramEnd"/>
      <w:r>
        <w:t>, W.; Fang, Y.; Wang, Y.; Zhang, F. HRCE: Detecting Food Security Events in Social Media. In Journal of Physics: Conference Series; pp. 012090.</w:t>
      </w:r>
    </w:p>
    <w:p w14:paraId="378CBB33" w14:textId="77777777" w:rsidR="009B64F5" w:rsidRDefault="009B64F5" w:rsidP="009B64F5">
      <w:pPr>
        <w:pStyle w:val="MDPI71References"/>
      </w:pPr>
      <w:proofErr w:type="spellStart"/>
      <w:r>
        <w:t>Iyda</w:t>
      </w:r>
      <w:proofErr w:type="spellEnd"/>
      <w:r>
        <w:t xml:space="preserve">, J.J.; </w:t>
      </w:r>
      <w:proofErr w:type="spellStart"/>
      <w:r>
        <w:t>Geetha</w:t>
      </w:r>
      <w:proofErr w:type="spellEnd"/>
      <w:r>
        <w:t>, P. Keyword-Based Approach for Detecting Civil Unrest Events from Social Media. In EAI International Conference on Big Data Innovation for Sustainable Cognitive Computing; pp. 287-298.</w:t>
      </w:r>
    </w:p>
    <w:p w14:paraId="2CF66F17" w14:textId="77777777" w:rsidR="009B64F5" w:rsidRDefault="009B64F5" w:rsidP="009B64F5">
      <w:pPr>
        <w:pStyle w:val="MDPI71References"/>
      </w:pPr>
      <w:proofErr w:type="spellStart"/>
      <w:r>
        <w:t>Geetha</w:t>
      </w:r>
      <w:proofErr w:type="spellEnd"/>
      <w:r>
        <w:t xml:space="preserve">, R.; Devi, P.S.; </w:t>
      </w:r>
      <w:proofErr w:type="spellStart"/>
      <w:r>
        <w:t>Karthika</w:t>
      </w:r>
      <w:proofErr w:type="spellEnd"/>
      <w:r>
        <w:t xml:space="preserve">, S. # </w:t>
      </w:r>
      <w:proofErr w:type="spellStart"/>
      <w:r>
        <w:t>BiggBoss</w:t>
      </w:r>
      <w:proofErr w:type="spellEnd"/>
      <w:r>
        <w:t>—Long-Run Event Detection and Sentiment Mining in Twitter. In </w:t>
      </w:r>
      <w:r>
        <w:rPr>
          <w:i/>
          <w:iCs/>
        </w:rPr>
        <w:t xml:space="preserve">Information and Communication Technology for Sustainable </w:t>
      </w:r>
      <w:proofErr w:type="gramStart"/>
      <w:r>
        <w:rPr>
          <w:i/>
          <w:iCs/>
        </w:rPr>
        <w:t>Development</w:t>
      </w:r>
      <w:r>
        <w:t>.;</w:t>
      </w:r>
      <w:proofErr w:type="gramEnd"/>
      <w:r>
        <w:t xml:space="preserve"> Anonymous .; Springer, 2020, pp. 229-237.</w:t>
      </w:r>
    </w:p>
    <w:p w14:paraId="05109DDA" w14:textId="77777777" w:rsidR="009B64F5" w:rsidRDefault="009B64F5" w:rsidP="009B64F5">
      <w:pPr>
        <w:pStyle w:val="MDPI71References"/>
      </w:pPr>
      <w:r>
        <w:t xml:space="preserve">He, J.; Liu, Y.; </w:t>
      </w:r>
      <w:proofErr w:type="spellStart"/>
      <w:r>
        <w:t>Jia</w:t>
      </w:r>
      <w:proofErr w:type="spellEnd"/>
      <w:r>
        <w:t>, Y. </w:t>
      </w:r>
      <w:proofErr w:type="spellStart"/>
      <w:r>
        <w:t>EventGraph</w:t>
      </w:r>
      <w:proofErr w:type="spellEnd"/>
      <w:r>
        <w:t xml:space="preserve"> Based Events Detection in Social Media. In International Conference of Pioneering Computer Scientists, Engineers and Educators; pp. 150-160.</w:t>
      </w:r>
    </w:p>
    <w:p w14:paraId="69845529" w14:textId="77777777" w:rsidR="009B64F5" w:rsidRDefault="009B64F5" w:rsidP="009B64F5">
      <w:pPr>
        <w:pStyle w:val="MDPI71References"/>
      </w:pPr>
      <w:proofErr w:type="spellStart"/>
      <w:r>
        <w:t>Genc</w:t>
      </w:r>
      <w:proofErr w:type="spellEnd"/>
      <w:r>
        <w:t xml:space="preserve">, H.; Yilmaz, B. Text-Based Event Detection: Deciphering Date Information using Graph </w:t>
      </w:r>
      <w:proofErr w:type="spellStart"/>
      <w:r>
        <w:t>Embeddings</w:t>
      </w:r>
      <w:proofErr w:type="spellEnd"/>
      <w:r>
        <w:t>. In International Conference on Big Data Analytics and Knowledge Discovery; pp. 266-278.</w:t>
      </w:r>
    </w:p>
    <w:p w14:paraId="14C4031A" w14:textId="77777777" w:rsidR="009B64F5" w:rsidRDefault="009B64F5" w:rsidP="009B64F5">
      <w:pPr>
        <w:pStyle w:val="MDPI71References"/>
      </w:pPr>
      <w:r>
        <w:t>Liu, Y.; Peng, H.; Li, J.; Song, Y.; Li, X. Event Detection and Evolution in Multi-Lingual Social Streams. Frontiers of Computer Science </w:t>
      </w:r>
      <w:r>
        <w:rPr>
          <w:b/>
          <w:bCs/>
        </w:rPr>
        <w:t>2020</w:t>
      </w:r>
      <w:r>
        <w:rPr>
          <w:i/>
          <w:iCs/>
        </w:rPr>
        <w:t>, 14</w:t>
      </w:r>
      <w:r>
        <w:t>, 1-15.</w:t>
      </w:r>
    </w:p>
    <w:p w14:paraId="3EB7C3ED" w14:textId="77777777" w:rsidR="009B64F5" w:rsidRDefault="009B64F5" w:rsidP="009B64F5">
      <w:pPr>
        <w:pStyle w:val="MDPI71References"/>
      </w:pPr>
      <w:proofErr w:type="spellStart"/>
      <w:r>
        <w:t>Pagare</w:t>
      </w:r>
      <w:proofErr w:type="spellEnd"/>
      <w:r>
        <w:t xml:space="preserve">, R.; </w:t>
      </w:r>
      <w:proofErr w:type="spellStart"/>
      <w:r>
        <w:t>Khare</w:t>
      </w:r>
      <w:proofErr w:type="spellEnd"/>
      <w:r>
        <w:t>, A.; Chaudhary, S. (T-</w:t>
      </w:r>
      <w:proofErr w:type="spellStart"/>
      <w:r>
        <w:t>ToCODE</w:t>
      </w:r>
      <w:proofErr w:type="spellEnd"/>
      <w:r>
        <w:t>): A Framework for Trendy Topic Detection and Community Detection for Information Diffusion in Social Network. In </w:t>
      </w:r>
      <w:r>
        <w:rPr>
          <w:i/>
          <w:iCs/>
        </w:rPr>
        <w:t xml:space="preserve">Data Management, Analytics and </w:t>
      </w:r>
      <w:proofErr w:type="gramStart"/>
      <w:r>
        <w:rPr>
          <w:i/>
          <w:iCs/>
        </w:rPr>
        <w:t>Innovation</w:t>
      </w:r>
      <w:r>
        <w:t>.;</w:t>
      </w:r>
      <w:proofErr w:type="gramEnd"/>
      <w:r>
        <w:t xml:space="preserve"> Anonymous .; Springer, 2020, pp. 613-632.</w:t>
      </w:r>
    </w:p>
    <w:p w14:paraId="2AE43FE1" w14:textId="77777777" w:rsidR="009B64F5" w:rsidRDefault="009B64F5" w:rsidP="009B64F5">
      <w:pPr>
        <w:pStyle w:val="MDPI71References"/>
      </w:pPr>
      <w:r>
        <w:t xml:space="preserve">Zhang, C.; Liu, L.; Lei, D.; Yuan, Q.; Zhuang, H.; </w:t>
      </w:r>
      <w:proofErr w:type="spellStart"/>
      <w:r>
        <w:t>Hanratty</w:t>
      </w:r>
      <w:proofErr w:type="spellEnd"/>
      <w:r>
        <w:t>, T.; Han, J. </w:t>
      </w:r>
      <w:proofErr w:type="spellStart"/>
      <w:r>
        <w:t>Triovecevent</w:t>
      </w:r>
      <w:proofErr w:type="spellEnd"/>
      <w:r>
        <w:t>: Embedding-Based Online Local Event Detection in Geo-Tagged Tweet Streams. In Proceedings of the 23rd ACM SIGKDD International Conference on Knowledge Discovery and Data Mining; pp. 595-604.</w:t>
      </w:r>
    </w:p>
    <w:p w14:paraId="117359FB" w14:textId="77777777" w:rsidR="009B64F5" w:rsidRDefault="009B64F5" w:rsidP="009B64F5">
      <w:pPr>
        <w:pStyle w:val="MDPI71References"/>
      </w:pPr>
      <w:r>
        <w:t xml:space="preserve">Choi, M.; Shin, S.; Choi, J.; </w:t>
      </w:r>
      <w:proofErr w:type="spellStart"/>
      <w:r>
        <w:t>Langevin</w:t>
      </w:r>
      <w:proofErr w:type="spellEnd"/>
      <w:r>
        <w:t xml:space="preserve">, S.; Bethune, C.; Horne, P.; </w:t>
      </w:r>
      <w:proofErr w:type="spellStart"/>
      <w:r>
        <w:t>Kronenfeld</w:t>
      </w:r>
      <w:proofErr w:type="spellEnd"/>
      <w:r>
        <w:t>, N.; Kannan, R.; Drake, B.; Park, H. </w:t>
      </w:r>
      <w:proofErr w:type="spellStart"/>
      <w:r>
        <w:t>Topicontiles</w:t>
      </w:r>
      <w:proofErr w:type="spellEnd"/>
      <w:r>
        <w:t xml:space="preserve">: Tile-Based </w:t>
      </w:r>
      <w:proofErr w:type="spellStart"/>
      <w:r>
        <w:t>Spatio</w:t>
      </w:r>
      <w:proofErr w:type="spellEnd"/>
      <w:r>
        <w:t>-Temporal Event Analytics Via Exclusive Topic Modeling on Social Media. In Proceedings of the 2018 CHI Conference on Human Factors in Computing Systems; pp. 1-11.</w:t>
      </w:r>
    </w:p>
    <w:p w14:paraId="114FB15A" w14:textId="77777777" w:rsidR="009B64F5" w:rsidRDefault="009B64F5" w:rsidP="009B64F5">
      <w:pPr>
        <w:pStyle w:val="MDPI71References"/>
      </w:pPr>
      <w:r>
        <w:t xml:space="preserve">Zhang, S.; Cheng, Y.; </w:t>
      </w:r>
      <w:proofErr w:type="spellStart"/>
      <w:r>
        <w:t>Ke</w:t>
      </w:r>
      <w:proofErr w:type="spellEnd"/>
      <w:r>
        <w:t xml:space="preserve">, D. Event-Radar: Real-Time Local Event Detection System for Geo-Tagged Tweet Streams. </w:t>
      </w:r>
      <w:proofErr w:type="spellStart"/>
      <w:proofErr w:type="gramStart"/>
      <w:r>
        <w:t>arXiv</w:t>
      </w:r>
      <w:proofErr w:type="spellEnd"/>
      <w:proofErr w:type="gramEnd"/>
      <w:r>
        <w:t xml:space="preserve"> preprint arXiv:1708.05878 </w:t>
      </w:r>
      <w:r>
        <w:rPr>
          <w:b/>
          <w:bCs/>
        </w:rPr>
        <w:t>2017</w:t>
      </w:r>
      <w:r>
        <w:t>.</w:t>
      </w:r>
    </w:p>
    <w:p w14:paraId="395381E4" w14:textId="77777777" w:rsidR="009B64F5" w:rsidRDefault="009B64F5" w:rsidP="009B64F5">
      <w:pPr>
        <w:pStyle w:val="MDPI71References"/>
      </w:pPr>
      <w:r>
        <w:t xml:space="preserve">Shin, S.; Choi, M.; Choi, J.; </w:t>
      </w:r>
      <w:proofErr w:type="spellStart"/>
      <w:r>
        <w:t>Langevin</w:t>
      </w:r>
      <w:proofErr w:type="spellEnd"/>
      <w:r>
        <w:t xml:space="preserve">, S.; Bethune, C.; Horne, P.; </w:t>
      </w:r>
      <w:proofErr w:type="spellStart"/>
      <w:r>
        <w:t>Kronenfeld</w:t>
      </w:r>
      <w:proofErr w:type="spellEnd"/>
      <w:r>
        <w:t>, N.; Kannan, R.; Drake, B.; Park, H. </w:t>
      </w:r>
      <w:proofErr w:type="spellStart"/>
      <w:r>
        <w:t>Stexnmf</w:t>
      </w:r>
      <w:proofErr w:type="spellEnd"/>
      <w:r>
        <w:t xml:space="preserve">: </w:t>
      </w:r>
      <w:proofErr w:type="spellStart"/>
      <w:r>
        <w:t>Spatio</w:t>
      </w:r>
      <w:proofErr w:type="spellEnd"/>
      <w:r>
        <w:t>-Temporally Exclusive Topic Discovery for Anomalous Event Detection. In 2017 IEEE International Conference on Data Mining (ICDM); pp. 435-444.</w:t>
      </w:r>
    </w:p>
    <w:p w14:paraId="53AAEA82" w14:textId="77777777" w:rsidR="009B64F5" w:rsidRDefault="009B64F5" w:rsidP="009B64F5">
      <w:pPr>
        <w:pStyle w:val="MDPI71References"/>
        <w:rPr>
          <w:lang w:eastAsia="ko-KR"/>
        </w:rPr>
      </w:pPr>
      <w:proofErr w:type="spellStart"/>
      <w:r>
        <w:t>Abdelhaq</w:t>
      </w:r>
      <w:proofErr w:type="spellEnd"/>
      <w:r>
        <w:t xml:space="preserve">, H.; </w:t>
      </w:r>
      <w:proofErr w:type="spellStart"/>
      <w:r>
        <w:t>Sengstock</w:t>
      </w:r>
      <w:proofErr w:type="spellEnd"/>
      <w:r>
        <w:t xml:space="preserve">, C.; </w:t>
      </w:r>
      <w:proofErr w:type="spellStart"/>
      <w:r>
        <w:t>Gertz</w:t>
      </w:r>
      <w:proofErr w:type="spellEnd"/>
      <w:r>
        <w:t>, M. </w:t>
      </w:r>
      <w:proofErr w:type="spellStart"/>
      <w:r>
        <w:t>Eventweet</w:t>
      </w:r>
      <w:proofErr w:type="spellEnd"/>
      <w:r>
        <w:t>: Online Localized Event Detection from Twitter. Proceedings of the VLDB Endowment </w:t>
      </w:r>
      <w:r>
        <w:rPr>
          <w:b/>
          <w:bCs/>
        </w:rPr>
        <w:t>2013</w:t>
      </w:r>
      <w:r>
        <w:rPr>
          <w:i/>
          <w:iCs/>
        </w:rPr>
        <w:t>, 6</w:t>
      </w:r>
      <w:r>
        <w:t>, 1326-1329.</w:t>
      </w:r>
    </w:p>
    <w:p w14:paraId="6FC9C619" w14:textId="582F8E81" w:rsidR="00B41E9B" w:rsidRPr="002A5949" w:rsidRDefault="00B41E9B" w:rsidP="00B41E9B">
      <w:pPr>
        <w:pStyle w:val="MDPI71References"/>
        <w:rPr>
          <w:highlight w:val="yellow"/>
          <w:lang w:eastAsia="ko-KR"/>
        </w:rPr>
      </w:pPr>
      <w:r w:rsidRPr="002A5949">
        <w:rPr>
          <w:rFonts w:eastAsiaTheme="minorEastAsia"/>
          <w:highlight w:val="yellow"/>
          <w:lang w:eastAsia="ko-KR"/>
        </w:rPr>
        <w:t xml:space="preserve">Watanabe, K.; Ochi, M.; Okabe, M.; </w:t>
      </w:r>
      <w:proofErr w:type="spellStart"/>
      <w:r w:rsidRPr="002A5949">
        <w:rPr>
          <w:rFonts w:eastAsiaTheme="minorEastAsia"/>
          <w:highlight w:val="yellow"/>
          <w:lang w:eastAsia="ko-KR"/>
        </w:rPr>
        <w:t>Onai</w:t>
      </w:r>
      <w:proofErr w:type="spellEnd"/>
      <w:r w:rsidRPr="002A5949">
        <w:rPr>
          <w:rFonts w:eastAsiaTheme="minorEastAsia"/>
          <w:highlight w:val="yellow"/>
          <w:lang w:eastAsia="ko-KR"/>
        </w:rPr>
        <w:t>, R. Jasmine: A Real-Time Local-Event Detection System Based on Geolocation Information Propagated to Microblogs. In Proceedings of the 20th ACM International Conference on Information and Knowledge Management; pp. 2541-2544.</w:t>
      </w:r>
    </w:p>
    <w:p w14:paraId="2FB330C5" w14:textId="4381DF2D" w:rsidR="00B41E9B" w:rsidRPr="002A5949" w:rsidRDefault="00B41E9B" w:rsidP="00B41E9B">
      <w:pPr>
        <w:pStyle w:val="MDPI71References"/>
        <w:rPr>
          <w:highlight w:val="yellow"/>
          <w:lang w:eastAsia="ko-KR"/>
        </w:rPr>
      </w:pPr>
      <w:r w:rsidRPr="002A5949">
        <w:rPr>
          <w:rFonts w:eastAsiaTheme="minorEastAsia"/>
          <w:highlight w:val="yellow"/>
          <w:lang w:eastAsia="ko-KR"/>
        </w:rPr>
        <w:t xml:space="preserve">Zhang, C.; Lei, D.; Yuan, Q.; Zhuang, H.; Kaplan, L.; Wang, S.; Han, J. </w:t>
      </w:r>
      <w:proofErr w:type="spellStart"/>
      <w:r w:rsidRPr="002A5949">
        <w:rPr>
          <w:rFonts w:eastAsiaTheme="minorEastAsia"/>
          <w:highlight w:val="yellow"/>
          <w:lang w:eastAsia="ko-KR"/>
        </w:rPr>
        <w:t>GeoBurst</w:t>
      </w:r>
      <w:proofErr w:type="spellEnd"/>
      <w:r w:rsidRPr="002A5949">
        <w:rPr>
          <w:rFonts w:eastAsiaTheme="minorEastAsia"/>
          <w:highlight w:val="yellow"/>
          <w:lang w:eastAsia="ko-KR"/>
        </w:rPr>
        <w:t xml:space="preserve"> Effective and Real-Time Local Event Detection in Geo-Tagged Tweet Streams. ACM Transactions on Intelligent Systems and Technology (TIST) </w:t>
      </w:r>
      <w:r w:rsidRPr="002A5949">
        <w:rPr>
          <w:rFonts w:eastAsiaTheme="minorEastAsia"/>
          <w:b/>
          <w:highlight w:val="yellow"/>
          <w:lang w:eastAsia="ko-KR"/>
        </w:rPr>
        <w:t>2018</w:t>
      </w:r>
      <w:r w:rsidRPr="002A5949">
        <w:rPr>
          <w:rFonts w:eastAsiaTheme="minorEastAsia"/>
          <w:highlight w:val="yellow"/>
          <w:lang w:eastAsia="ko-KR"/>
        </w:rPr>
        <w:t>, 9, 1-24.</w:t>
      </w:r>
    </w:p>
    <w:p w14:paraId="5D7B24ED" w14:textId="78AEE031" w:rsidR="005A365A" w:rsidRPr="002A5949" w:rsidRDefault="005A365A" w:rsidP="005A365A">
      <w:pPr>
        <w:pStyle w:val="MDPI71References"/>
        <w:rPr>
          <w:highlight w:val="yellow"/>
          <w:lang w:eastAsia="ko-KR"/>
        </w:rPr>
      </w:pPr>
      <w:proofErr w:type="spellStart"/>
      <w:r w:rsidRPr="002A5949">
        <w:rPr>
          <w:highlight w:val="yellow"/>
          <w:lang w:eastAsia="ko-KR"/>
        </w:rPr>
        <w:lastRenderedPageBreak/>
        <w:t>Krumm</w:t>
      </w:r>
      <w:proofErr w:type="spellEnd"/>
      <w:r w:rsidRPr="002A5949">
        <w:rPr>
          <w:highlight w:val="yellow"/>
          <w:lang w:eastAsia="ko-KR"/>
        </w:rPr>
        <w:t xml:space="preserve">, J.; Horvitz, E. Eyewitness: Identifying Local Events </w:t>
      </w:r>
      <w:proofErr w:type="gramStart"/>
      <w:r w:rsidRPr="002A5949">
        <w:rPr>
          <w:highlight w:val="yellow"/>
          <w:lang w:eastAsia="ko-KR"/>
        </w:rPr>
        <w:t>Via</w:t>
      </w:r>
      <w:proofErr w:type="gramEnd"/>
      <w:r w:rsidRPr="002A5949">
        <w:rPr>
          <w:highlight w:val="yellow"/>
          <w:lang w:eastAsia="ko-KR"/>
        </w:rPr>
        <w:t xml:space="preserve"> Space-Time Signals in Twitter Feeds. In Proceedings of the 23rd </w:t>
      </w:r>
      <w:proofErr w:type="spellStart"/>
      <w:r w:rsidRPr="002A5949">
        <w:rPr>
          <w:highlight w:val="yellow"/>
          <w:lang w:eastAsia="ko-KR"/>
        </w:rPr>
        <w:t>Sigspatial</w:t>
      </w:r>
      <w:proofErr w:type="spellEnd"/>
      <w:r w:rsidRPr="002A5949">
        <w:rPr>
          <w:highlight w:val="yellow"/>
          <w:lang w:eastAsia="ko-KR"/>
        </w:rPr>
        <w:t xml:space="preserve"> International Conference on Advances in Geographic Information Systems; pp. 1-10.</w:t>
      </w:r>
    </w:p>
    <w:p w14:paraId="1445383C" w14:textId="7E642C13" w:rsidR="005A365A" w:rsidRDefault="005A365A" w:rsidP="005A365A">
      <w:pPr>
        <w:pStyle w:val="MDPI71References"/>
        <w:rPr>
          <w:ins w:id="124" w:author="dojin" w:date="2020-08-03T02:55:00Z"/>
          <w:highlight w:val="yellow"/>
          <w:lang w:eastAsia="ko-KR"/>
        </w:rPr>
      </w:pPr>
      <w:proofErr w:type="spellStart"/>
      <w:r w:rsidRPr="002A5949">
        <w:rPr>
          <w:highlight w:val="yellow"/>
          <w:lang w:eastAsia="ko-KR"/>
        </w:rPr>
        <w:t>Vanderwende</w:t>
      </w:r>
      <w:proofErr w:type="spellEnd"/>
      <w:r w:rsidRPr="002A5949">
        <w:rPr>
          <w:highlight w:val="yellow"/>
          <w:lang w:eastAsia="ko-KR"/>
        </w:rPr>
        <w:t xml:space="preserve">, L.; Suzuki, H.; Brockett, C.; </w:t>
      </w:r>
      <w:proofErr w:type="spellStart"/>
      <w:r w:rsidRPr="002A5949">
        <w:rPr>
          <w:highlight w:val="yellow"/>
          <w:lang w:eastAsia="ko-KR"/>
        </w:rPr>
        <w:t>Nenkova</w:t>
      </w:r>
      <w:proofErr w:type="spellEnd"/>
      <w:r w:rsidRPr="002A5949">
        <w:rPr>
          <w:highlight w:val="yellow"/>
          <w:lang w:eastAsia="ko-KR"/>
        </w:rPr>
        <w:t xml:space="preserve">, A. </w:t>
      </w:r>
      <w:proofErr w:type="gramStart"/>
      <w:r w:rsidRPr="002A5949">
        <w:rPr>
          <w:highlight w:val="yellow"/>
          <w:lang w:eastAsia="ko-KR"/>
        </w:rPr>
        <w:t>Beyond</w:t>
      </w:r>
      <w:proofErr w:type="gramEnd"/>
      <w:r w:rsidRPr="002A5949">
        <w:rPr>
          <w:highlight w:val="yellow"/>
          <w:lang w:eastAsia="ko-KR"/>
        </w:rPr>
        <w:t xml:space="preserve"> </w:t>
      </w:r>
      <w:proofErr w:type="spellStart"/>
      <w:r w:rsidRPr="002A5949">
        <w:rPr>
          <w:highlight w:val="yellow"/>
          <w:lang w:eastAsia="ko-KR"/>
        </w:rPr>
        <w:t>SumBasic</w:t>
      </w:r>
      <w:proofErr w:type="spellEnd"/>
      <w:r w:rsidRPr="002A5949">
        <w:rPr>
          <w:highlight w:val="yellow"/>
          <w:lang w:eastAsia="ko-KR"/>
        </w:rPr>
        <w:t xml:space="preserve">: Task-Focused Summarization with Sentence Simplification and Lexical Expansion. Information Processing &amp; Management </w:t>
      </w:r>
      <w:r w:rsidRPr="002A5949">
        <w:rPr>
          <w:b/>
          <w:highlight w:val="yellow"/>
          <w:lang w:eastAsia="ko-KR"/>
        </w:rPr>
        <w:t>2007</w:t>
      </w:r>
      <w:r w:rsidRPr="002A5949">
        <w:rPr>
          <w:highlight w:val="yellow"/>
          <w:lang w:eastAsia="ko-KR"/>
        </w:rPr>
        <w:t>, 43, 1606-1618.</w:t>
      </w:r>
    </w:p>
    <w:p w14:paraId="4857ED5E" w14:textId="57D1F360" w:rsidR="00F82FD3" w:rsidRPr="00F82FD3" w:rsidRDefault="00F82FD3" w:rsidP="00F82FD3">
      <w:pPr>
        <w:pStyle w:val="MDPI71References"/>
        <w:rPr>
          <w:ins w:id="125" w:author="dojin" w:date="2020-08-03T02:56:00Z"/>
          <w:highlight w:val="yellow"/>
          <w:lang w:eastAsia="ko-KR"/>
          <w:rPrChange w:id="126" w:author="dojin" w:date="2020-08-03T02:56:00Z">
            <w:rPr>
              <w:ins w:id="127" w:author="dojin" w:date="2020-08-03T02:56:00Z"/>
              <w:lang w:eastAsia="ko-KR"/>
            </w:rPr>
          </w:rPrChange>
        </w:rPr>
      </w:pPr>
      <w:proofErr w:type="spellStart"/>
      <w:ins w:id="128" w:author="dojin" w:date="2020-08-03T02:56:00Z">
        <w:r w:rsidRPr="00F82FD3">
          <w:rPr>
            <w:lang w:eastAsia="ko-KR"/>
          </w:rPr>
          <w:t>Sahin</w:t>
        </w:r>
        <w:proofErr w:type="spellEnd"/>
        <w:r w:rsidRPr="00F82FD3">
          <w:rPr>
            <w:lang w:eastAsia="ko-KR"/>
          </w:rPr>
          <w:t xml:space="preserve">, O.C.; </w:t>
        </w:r>
        <w:proofErr w:type="spellStart"/>
        <w:r w:rsidRPr="00F82FD3">
          <w:rPr>
            <w:lang w:eastAsia="ko-KR"/>
          </w:rPr>
          <w:t>Karagoz</w:t>
        </w:r>
        <w:proofErr w:type="spellEnd"/>
        <w:r w:rsidRPr="00F82FD3">
          <w:rPr>
            <w:lang w:eastAsia="ko-KR"/>
          </w:rPr>
          <w:t xml:space="preserve">, P.; </w:t>
        </w:r>
        <w:proofErr w:type="spellStart"/>
        <w:r w:rsidRPr="00F82FD3">
          <w:rPr>
            <w:lang w:eastAsia="ko-KR"/>
          </w:rPr>
          <w:t>Tatbul</w:t>
        </w:r>
        <w:proofErr w:type="spellEnd"/>
        <w:r w:rsidRPr="00F82FD3">
          <w:rPr>
            <w:lang w:eastAsia="ko-KR"/>
          </w:rPr>
          <w:t>, N. Streaming Event Detection in Microblogs: Balancing Accuracy and Performance. In International Conference on Web Engineering; pp. 123-138.</w:t>
        </w:r>
      </w:ins>
    </w:p>
    <w:p w14:paraId="2C7AE52B" w14:textId="4BB1E698" w:rsidR="00F82FD3" w:rsidRPr="00F82FD3" w:rsidRDefault="00F82FD3" w:rsidP="00F82FD3">
      <w:pPr>
        <w:pStyle w:val="MDPI71References"/>
        <w:rPr>
          <w:ins w:id="129" w:author="dojin" w:date="2020-08-03T02:57:00Z"/>
          <w:highlight w:val="yellow"/>
          <w:lang w:eastAsia="ko-KR"/>
          <w:rPrChange w:id="130" w:author="dojin" w:date="2020-08-03T02:57:00Z">
            <w:rPr>
              <w:ins w:id="131" w:author="dojin" w:date="2020-08-03T02:57:00Z"/>
              <w:lang w:eastAsia="ko-KR"/>
            </w:rPr>
          </w:rPrChange>
        </w:rPr>
      </w:pPr>
      <w:ins w:id="132" w:author="dojin" w:date="2020-08-03T02:57:00Z">
        <w:r w:rsidRPr="00F82FD3">
          <w:rPr>
            <w:lang w:eastAsia="ko-KR"/>
          </w:rPr>
          <w:t xml:space="preserve">Wei, H.; </w:t>
        </w:r>
        <w:proofErr w:type="spellStart"/>
        <w:r w:rsidRPr="00F82FD3">
          <w:rPr>
            <w:lang w:eastAsia="ko-KR"/>
          </w:rPr>
          <w:t>Sankaranarayanan</w:t>
        </w:r>
        <w:proofErr w:type="spellEnd"/>
        <w:r w:rsidRPr="00F82FD3">
          <w:rPr>
            <w:lang w:eastAsia="ko-KR"/>
          </w:rPr>
          <w:t xml:space="preserve">, J.; </w:t>
        </w:r>
        <w:proofErr w:type="spellStart"/>
        <w:r w:rsidRPr="00F82FD3">
          <w:rPr>
            <w:lang w:eastAsia="ko-KR"/>
          </w:rPr>
          <w:t>Samet</w:t>
        </w:r>
        <w:proofErr w:type="spellEnd"/>
        <w:r w:rsidRPr="00F82FD3">
          <w:rPr>
            <w:lang w:eastAsia="ko-KR"/>
          </w:rPr>
          <w:t xml:space="preserve">, H. Enhancing Local Live Tweet Stream to Detect News. </w:t>
        </w:r>
        <w:proofErr w:type="spellStart"/>
        <w:r w:rsidRPr="00F82FD3">
          <w:rPr>
            <w:lang w:eastAsia="ko-KR"/>
          </w:rPr>
          <w:t>GeoInformatica</w:t>
        </w:r>
        <w:proofErr w:type="spellEnd"/>
        <w:r w:rsidRPr="00F82FD3">
          <w:rPr>
            <w:lang w:eastAsia="ko-KR"/>
          </w:rPr>
          <w:t xml:space="preserve"> </w:t>
        </w:r>
        <w:r w:rsidRPr="00F82FD3">
          <w:rPr>
            <w:b/>
            <w:lang w:eastAsia="ko-KR"/>
            <w:rPrChange w:id="133" w:author="dojin" w:date="2020-08-03T02:57:00Z">
              <w:rPr>
                <w:lang w:eastAsia="ko-KR"/>
              </w:rPr>
            </w:rPrChange>
          </w:rPr>
          <w:t>2020</w:t>
        </w:r>
        <w:r w:rsidRPr="00F82FD3">
          <w:rPr>
            <w:lang w:eastAsia="ko-KR"/>
          </w:rPr>
          <w:t>, 1-31.</w:t>
        </w:r>
      </w:ins>
    </w:p>
    <w:p w14:paraId="7DBA1EBC" w14:textId="390726BD" w:rsidR="00F82FD3" w:rsidRPr="00F82FD3" w:rsidRDefault="00F82FD3" w:rsidP="00F82FD3">
      <w:pPr>
        <w:pStyle w:val="MDPI71References"/>
        <w:rPr>
          <w:ins w:id="134" w:author="dojin" w:date="2020-08-03T02:57:00Z"/>
          <w:highlight w:val="yellow"/>
          <w:lang w:eastAsia="ko-KR"/>
          <w:rPrChange w:id="135" w:author="dojin" w:date="2020-08-03T02:57:00Z">
            <w:rPr>
              <w:ins w:id="136" w:author="dojin" w:date="2020-08-03T02:57:00Z"/>
              <w:lang w:eastAsia="ko-KR"/>
            </w:rPr>
          </w:rPrChange>
        </w:rPr>
      </w:pPr>
      <w:ins w:id="137" w:author="dojin" w:date="2020-08-03T02:57:00Z">
        <w:r w:rsidRPr="00F82FD3">
          <w:rPr>
            <w:lang w:eastAsia="ko-KR"/>
          </w:rPr>
          <w:t xml:space="preserve">George, Y.; </w:t>
        </w:r>
        <w:proofErr w:type="spellStart"/>
        <w:r w:rsidRPr="00F82FD3">
          <w:rPr>
            <w:lang w:eastAsia="ko-KR"/>
          </w:rPr>
          <w:t>Karunasekera</w:t>
        </w:r>
        <w:proofErr w:type="spellEnd"/>
        <w:r w:rsidRPr="00F82FD3">
          <w:rPr>
            <w:lang w:eastAsia="ko-KR"/>
          </w:rPr>
          <w:t xml:space="preserve">, S.; Harwood, A.; Li, K.H. </w:t>
        </w:r>
        <w:proofErr w:type="spellStart"/>
        <w:r w:rsidRPr="00F82FD3">
          <w:rPr>
            <w:lang w:eastAsia="ko-KR"/>
          </w:rPr>
          <w:t>Spatio</w:t>
        </w:r>
        <w:proofErr w:type="spellEnd"/>
        <w:r w:rsidRPr="00F82FD3">
          <w:rPr>
            <w:lang w:eastAsia="ko-KR"/>
          </w:rPr>
          <w:t>-Temporal Event Detection using Poisson Model and Quad-Tree on Geotagged Social Media. In 2019 IEEE International Conference on Big Data (Big Data); pp. 2247-2256.</w:t>
        </w:r>
      </w:ins>
    </w:p>
    <w:p w14:paraId="0451B24D" w14:textId="24B20C69" w:rsidR="00F82FD3" w:rsidRPr="002A5949" w:rsidRDefault="00F82FD3" w:rsidP="00F82FD3">
      <w:pPr>
        <w:pStyle w:val="MDPI71References"/>
        <w:rPr>
          <w:highlight w:val="yellow"/>
          <w:lang w:eastAsia="ko-KR"/>
        </w:rPr>
      </w:pPr>
      <w:ins w:id="138" w:author="dojin" w:date="2020-08-03T02:58:00Z">
        <w:r w:rsidRPr="00F82FD3">
          <w:rPr>
            <w:lang w:eastAsia="ko-KR"/>
          </w:rPr>
          <w:t xml:space="preserve">Wei, H.; Zhou, H.; </w:t>
        </w:r>
        <w:proofErr w:type="spellStart"/>
        <w:r w:rsidRPr="00F82FD3">
          <w:rPr>
            <w:lang w:eastAsia="ko-KR"/>
          </w:rPr>
          <w:t>Sankaranarayanan</w:t>
        </w:r>
        <w:proofErr w:type="spellEnd"/>
        <w:r w:rsidRPr="00F82FD3">
          <w:rPr>
            <w:lang w:eastAsia="ko-KR"/>
          </w:rPr>
          <w:t xml:space="preserve">, J.; </w:t>
        </w:r>
        <w:proofErr w:type="spellStart"/>
        <w:r w:rsidRPr="00F82FD3">
          <w:rPr>
            <w:lang w:eastAsia="ko-KR"/>
          </w:rPr>
          <w:t>Sengupta</w:t>
        </w:r>
        <w:proofErr w:type="spellEnd"/>
        <w:r w:rsidRPr="00F82FD3">
          <w:rPr>
            <w:lang w:eastAsia="ko-KR"/>
          </w:rPr>
          <w:t xml:space="preserve">, S.; </w:t>
        </w:r>
        <w:proofErr w:type="spellStart"/>
        <w:r w:rsidRPr="00F82FD3">
          <w:rPr>
            <w:lang w:eastAsia="ko-KR"/>
          </w:rPr>
          <w:t>Samet</w:t>
        </w:r>
        <w:proofErr w:type="spellEnd"/>
        <w:r w:rsidRPr="00F82FD3">
          <w:rPr>
            <w:lang w:eastAsia="ko-KR"/>
          </w:rPr>
          <w:t xml:space="preserve">, H. </w:t>
        </w:r>
        <w:proofErr w:type="spellStart"/>
        <w:r w:rsidRPr="00F82FD3">
          <w:rPr>
            <w:lang w:eastAsia="ko-KR"/>
          </w:rPr>
          <w:t>DeLLe</w:t>
        </w:r>
        <w:proofErr w:type="spellEnd"/>
        <w:r w:rsidRPr="00F82FD3">
          <w:rPr>
            <w:lang w:eastAsia="ko-KR"/>
          </w:rPr>
          <w:t>: Detecting Latest Local Events from Geotagged Tweets. In Proceedings of the 3rd ACM SIGSPATIAL International Workshop on Analytics for Local Events and News; pp. 1-10.</w:t>
        </w:r>
      </w:ins>
    </w:p>
    <w:p w14:paraId="5EF35F88" w14:textId="77777777" w:rsidR="009B64F5" w:rsidRPr="002A5949" w:rsidRDefault="009B64F5" w:rsidP="00DE11E0">
      <w:pPr>
        <w:pStyle w:val="MDPI71References"/>
        <w:rPr>
          <w:lang w:eastAsia="ko-KR"/>
        </w:rPr>
      </w:pPr>
      <w:proofErr w:type="spellStart"/>
      <w:r w:rsidRPr="002A5949">
        <w:t>Mihalcea</w:t>
      </w:r>
      <w:proofErr w:type="spellEnd"/>
      <w:r w:rsidRPr="002A5949">
        <w:t xml:space="preserve">, R.; </w:t>
      </w:r>
      <w:proofErr w:type="spellStart"/>
      <w:r w:rsidRPr="002A5949">
        <w:t>Tarau</w:t>
      </w:r>
      <w:proofErr w:type="spellEnd"/>
      <w:r w:rsidRPr="002A5949">
        <w:t>, P. </w:t>
      </w:r>
      <w:proofErr w:type="spellStart"/>
      <w:r w:rsidRPr="002A5949">
        <w:t>Textrank</w:t>
      </w:r>
      <w:proofErr w:type="spellEnd"/>
      <w:r w:rsidRPr="002A5949">
        <w:t>: Bringing Order into Text. In Proceedings of the 2004 Conference on Empirical Methods in Natural Language Processing; pp. 404-411.</w:t>
      </w:r>
    </w:p>
    <w:p w14:paraId="39A4CA3C" w14:textId="77777777" w:rsidR="009B64F5" w:rsidRPr="002A5949" w:rsidRDefault="009B64F5" w:rsidP="00DE11E0">
      <w:pPr>
        <w:pStyle w:val="MDPI71References"/>
      </w:pPr>
      <w:proofErr w:type="spellStart"/>
      <w:r w:rsidRPr="002A5949">
        <w:t>Brin</w:t>
      </w:r>
      <w:proofErr w:type="spellEnd"/>
      <w:r w:rsidRPr="002A5949">
        <w:t xml:space="preserve">, S.; Page, L. The Anatomy of a Large-Scale </w:t>
      </w:r>
      <w:proofErr w:type="spellStart"/>
      <w:r w:rsidRPr="002A5949">
        <w:t>Hypertextual</w:t>
      </w:r>
      <w:proofErr w:type="spellEnd"/>
      <w:r w:rsidRPr="002A5949">
        <w:t xml:space="preserve"> Web Search Engine. </w:t>
      </w:r>
      <w:r w:rsidRPr="002A5949">
        <w:rPr>
          <w:b/>
          <w:bCs/>
        </w:rPr>
        <w:t>1998</w:t>
      </w:r>
      <w:r w:rsidRPr="002A5949">
        <w:t>.</w:t>
      </w:r>
    </w:p>
    <w:tbl>
      <w:tblPr>
        <w:tblW w:w="0" w:type="auto"/>
        <w:jc w:val="center"/>
        <w:tblLook w:val="04A0" w:firstRow="1" w:lastRow="0" w:firstColumn="1" w:lastColumn="0" w:noHBand="0" w:noVBand="1"/>
      </w:tblPr>
      <w:tblGrid>
        <w:gridCol w:w="1721"/>
        <w:gridCol w:w="7123"/>
      </w:tblGrid>
      <w:tr w:rsidR="009B64F5" w:rsidRPr="00936E3D" w14:paraId="7CA54B46" w14:textId="77777777" w:rsidTr="00DE11E0">
        <w:trPr>
          <w:jc w:val="center"/>
        </w:trPr>
        <w:tc>
          <w:tcPr>
            <w:tcW w:w="0" w:type="auto"/>
            <w:shd w:val="clear" w:color="auto" w:fill="auto"/>
            <w:vAlign w:val="center"/>
          </w:tcPr>
          <w:p w14:paraId="01EF33DF" w14:textId="77777777" w:rsidR="009B64F5" w:rsidRPr="00936E3D" w:rsidRDefault="009B64F5" w:rsidP="00DE11E0">
            <w:pPr>
              <w:pStyle w:val="MDPI71References"/>
              <w:numPr>
                <w:ilvl w:val="0"/>
                <w:numId w:val="0"/>
              </w:numPr>
              <w:ind w:left="-85"/>
              <w:rPr>
                <w:rFonts w:eastAsia="SimSun"/>
                <w:bCs/>
              </w:rPr>
            </w:pPr>
            <w:r w:rsidRPr="00936E3D">
              <w:rPr>
                <w:rFonts w:eastAsia="SimSun"/>
                <w:bCs/>
                <w:noProof/>
                <w:lang w:eastAsia="ko-KR" w:bidi="ar-SA"/>
              </w:rPr>
              <w:drawing>
                <wp:inline distT="0" distB="0" distL="0" distR="0" wp14:anchorId="328E82C0" wp14:editId="203AC61C">
                  <wp:extent cx="1000125" cy="361950"/>
                  <wp:effectExtent l="0" t="0" r="9525" b="0"/>
                  <wp:docPr id="19" name="그림 19"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pyRigh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0125" cy="361950"/>
                          </a:xfrm>
                          <a:prstGeom prst="rect">
                            <a:avLst/>
                          </a:prstGeom>
                          <a:noFill/>
                          <a:ln>
                            <a:noFill/>
                          </a:ln>
                        </pic:spPr>
                      </pic:pic>
                    </a:graphicData>
                  </a:graphic>
                </wp:inline>
              </w:drawing>
            </w:r>
          </w:p>
        </w:tc>
        <w:tc>
          <w:tcPr>
            <w:tcW w:w="7149" w:type="dxa"/>
            <w:shd w:val="clear" w:color="auto" w:fill="auto"/>
            <w:vAlign w:val="center"/>
          </w:tcPr>
          <w:p w14:paraId="50A59DD8" w14:textId="77777777" w:rsidR="009B64F5" w:rsidRPr="00936E3D" w:rsidRDefault="009B64F5" w:rsidP="00DE11E0">
            <w:pPr>
              <w:pStyle w:val="MDPI71References"/>
              <w:numPr>
                <w:ilvl w:val="0"/>
                <w:numId w:val="0"/>
              </w:numPr>
              <w:ind w:left="-85"/>
              <w:rPr>
                <w:rFonts w:eastAsia="SimSun"/>
                <w:bCs/>
              </w:rPr>
            </w:pPr>
            <w:r>
              <w:rPr>
                <w:rFonts w:eastAsia="SimSun"/>
                <w:bCs/>
              </w:rPr>
              <w:t>© 2020</w:t>
            </w:r>
            <w:r w:rsidRPr="00936E3D">
              <w:rPr>
                <w:rFonts w:eastAsia="SimSun"/>
                <w:bCs/>
              </w:rPr>
              <w:t xml:space="preserve"> by the authors. Submitted for possible open access publication under the terms and conditions of the Creative Commons Attribution (CC BY) license (http://creativecommons.org/licenses/by/4.0/).</w:t>
            </w:r>
          </w:p>
        </w:tc>
      </w:tr>
    </w:tbl>
    <w:p w14:paraId="6C45AB2C" w14:textId="77777777" w:rsidR="00706D40" w:rsidRPr="009B64F5" w:rsidRDefault="00706D40" w:rsidP="002F01C5">
      <w:pPr>
        <w:pStyle w:val="MDPI71References"/>
        <w:numPr>
          <w:ilvl w:val="0"/>
          <w:numId w:val="0"/>
        </w:numPr>
        <w:spacing w:after="240"/>
        <w:rPr>
          <w:rFonts w:eastAsia="SimSun"/>
        </w:rPr>
      </w:pPr>
    </w:p>
    <w:sectPr w:rsidR="00706D40" w:rsidRPr="009B64F5" w:rsidSect="00706D40">
      <w:headerReference w:type="even" r:id="rId25"/>
      <w:headerReference w:type="default" r:id="rId26"/>
      <w:footerReference w:type="default" r:id="rId27"/>
      <w:headerReference w:type="first" r:id="rId28"/>
      <w:footerReference w:type="first" r:id="rId29"/>
      <w:pgSz w:w="11906" w:h="16838" w:code="9"/>
      <w:pgMar w:top="1417" w:right="1531" w:bottom="1077" w:left="1531" w:header="1020" w:footer="850" w:gutter="0"/>
      <w:lnNumType w:countBy="1" w:restart="continuous"/>
      <w:pgNumType w:start="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266E86" w14:textId="77777777" w:rsidR="002F03E0" w:rsidRDefault="002F03E0">
      <w:pPr>
        <w:spacing w:line="240" w:lineRule="auto"/>
      </w:pPr>
      <w:r>
        <w:separator/>
      </w:r>
    </w:p>
  </w:endnote>
  <w:endnote w:type="continuationSeparator" w:id="0">
    <w:p w14:paraId="3EA2A170" w14:textId="77777777" w:rsidR="002F03E0" w:rsidRDefault="002F03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Linux Libertine">
    <w:altName w:val="Times New Roman"/>
    <w:charset w:val="00"/>
    <w:family w:val="auto"/>
    <w:pitch w:val="variable"/>
    <w:sig w:usb0="E0000AFF" w:usb1="5200E5FB" w:usb2="02000020" w:usb3="00000000" w:csb0="000001BF" w:csb1="00000000"/>
  </w:font>
  <w:font w:name="맑은 고딕">
    <w:panose1 w:val="020B0503020000020004"/>
    <w:charset w:val="81"/>
    <w:family w:val="modern"/>
    <w:pitch w:val="variable"/>
    <w:sig w:usb0="9000002F" w:usb1="29D77CFB" w:usb2="00000012" w:usb3="00000000" w:csb0="00080001" w:csb1="00000000"/>
  </w:font>
  <w:font w:name="한양신명조">
    <w:altName w:val="맑은 고딕"/>
    <w:panose1 w:val="00000000000000000000"/>
    <w:charset w:val="81"/>
    <w:family w:val="roman"/>
    <w:notTrueType/>
    <w:pitch w:val="default"/>
    <w:sig w:usb0="00000000"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신명조">
    <w:altName w:val="맑은 고딕"/>
    <w:panose1 w:val="00000000000000000000"/>
    <w:charset w:val="81"/>
    <w:family w:val="roman"/>
    <w:notTrueType/>
    <w:pitch w:val="default"/>
    <w:sig w:usb0="00000000" w:usb1="09060000"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79B8CF" w14:textId="77777777" w:rsidR="00BA0271" w:rsidRPr="005456DA" w:rsidRDefault="00BA0271" w:rsidP="008A7D4B">
    <w:pPr>
      <w:pStyle w:val="a4"/>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AD9D5" w14:textId="77777777" w:rsidR="00BA0271" w:rsidRPr="00372FCD" w:rsidRDefault="00BA0271" w:rsidP="00D735DF">
    <w:pPr>
      <w:tabs>
        <w:tab w:val="right" w:pos="8844"/>
      </w:tabs>
      <w:adjustRightInd w:val="0"/>
      <w:snapToGrid w:val="0"/>
      <w:spacing w:before="120" w:line="240" w:lineRule="auto"/>
      <w:rPr>
        <w:rFonts w:ascii="Palatino Linotype" w:hAnsi="Palatino Linotype"/>
        <w:sz w:val="16"/>
        <w:szCs w:val="16"/>
        <w:lang w:val="fr-CH"/>
      </w:rPr>
    </w:pPr>
    <w:r w:rsidRPr="001A5461">
      <w:rPr>
        <w:rFonts w:ascii="Palatino Linotype" w:hAnsi="Palatino Linotype"/>
        <w:i/>
        <w:sz w:val="16"/>
        <w:szCs w:val="16"/>
      </w:rPr>
      <w:t>Symmetry</w:t>
    </w:r>
    <w:r>
      <w:rPr>
        <w:rFonts w:ascii="Palatino Linotype" w:hAnsi="Palatino Linotype"/>
        <w:i/>
        <w:sz w:val="16"/>
        <w:szCs w:val="16"/>
      </w:rPr>
      <w:t xml:space="preserve"> </w:t>
    </w:r>
    <w:r w:rsidRPr="00DB5439">
      <w:rPr>
        <w:rFonts w:ascii="Palatino Linotype" w:hAnsi="Palatino Linotype"/>
        <w:b/>
        <w:bCs/>
        <w:iCs/>
        <w:sz w:val="16"/>
        <w:szCs w:val="16"/>
      </w:rPr>
      <w:t>20</w:t>
    </w:r>
    <w:r>
      <w:rPr>
        <w:rFonts w:ascii="Palatino Linotype" w:hAnsi="Palatino Linotype"/>
        <w:b/>
        <w:bCs/>
        <w:iCs/>
        <w:sz w:val="16"/>
        <w:szCs w:val="16"/>
      </w:rPr>
      <w:t>20</w:t>
    </w:r>
    <w:r w:rsidRPr="00DB5439">
      <w:rPr>
        <w:rFonts w:ascii="Palatino Linotype" w:hAnsi="Palatino Linotype"/>
        <w:bCs/>
        <w:iCs/>
        <w:sz w:val="16"/>
        <w:szCs w:val="16"/>
      </w:rPr>
      <w:t xml:space="preserve">, </w:t>
    </w:r>
    <w:r w:rsidRPr="00DB5439">
      <w:rPr>
        <w:rFonts w:ascii="Palatino Linotype" w:hAnsi="Palatino Linotype"/>
        <w:bCs/>
        <w:i/>
        <w:iCs/>
        <w:sz w:val="16"/>
        <w:szCs w:val="16"/>
      </w:rPr>
      <w:t>1</w:t>
    </w:r>
    <w:r>
      <w:rPr>
        <w:rFonts w:ascii="Palatino Linotype" w:hAnsi="Palatino Linotype"/>
        <w:bCs/>
        <w:i/>
        <w:iCs/>
        <w:sz w:val="16"/>
        <w:szCs w:val="16"/>
      </w:rPr>
      <w:t>2</w:t>
    </w:r>
    <w:r w:rsidRPr="00DB5439">
      <w:rPr>
        <w:rFonts w:ascii="Palatino Linotype" w:hAnsi="Palatino Linotype"/>
        <w:bCs/>
        <w:iCs/>
        <w:sz w:val="16"/>
        <w:szCs w:val="16"/>
      </w:rPr>
      <w:t xml:space="preserve">, </w:t>
    </w:r>
    <w:r>
      <w:rPr>
        <w:rFonts w:ascii="Palatino Linotype" w:hAnsi="Palatino Linotype"/>
        <w:bCs/>
        <w:iCs/>
        <w:sz w:val="16"/>
        <w:szCs w:val="16"/>
      </w:rPr>
      <w:t xml:space="preserve">x; </w:t>
    </w:r>
    <w:proofErr w:type="spellStart"/>
    <w:r>
      <w:rPr>
        <w:rFonts w:ascii="Palatino Linotype" w:hAnsi="Palatino Linotype"/>
        <w:bCs/>
        <w:iCs/>
        <w:sz w:val="16"/>
        <w:szCs w:val="16"/>
      </w:rPr>
      <w:t>doi</w:t>
    </w:r>
    <w:proofErr w:type="spellEnd"/>
    <w:r>
      <w:rPr>
        <w:rFonts w:ascii="Palatino Linotype" w:hAnsi="Palatino Linotype"/>
        <w:bCs/>
        <w:iCs/>
        <w:sz w:val="16"/>
        <w:szCs w:val="16"/>
      </w:rPr>
      <w:t>: FOR PEER REVIEW</w:t>
    </w:r>
    <w:r w:rsidRPr="00372FCD">
      <w:rPr>
        <w:rFonts w:ascii="Palatino Linotype" w:hAnsi="Palatino Linotype"/>
        <w:sz w:val="16"/>
        <w:szCs w:val="16"/>
        <w:lang w:val="fr-CH"/>
      </w:rPr>
      <w:tab/>
      <w:t>www.mdpi.com/journal/</w:t>
    </w:r>
    <w:r w:rsidRPr="001A5461">
      <w:rPr>
        <w:rFonts w:ascii="Palatino Linotype" w:hAnsi="Palatino Linotype"/>
        <w:sz w:val="16"/>
        <w:szCs w:val="16"/>
      </w:rPr>
      <w:t>symmetry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EB5F12" w14:textId="77777777" w:rsidR="002F03E0" w:rsidRDefault="002F03E0">
      <w:pPr>
        <w:spacing w:line="240" w:lineRule="auto"/>
      </w:pPr>
      <w:r>
        <w:separator/>
      </w:r>
    </w:p>
  </w:footnote>
  <w:footnote w:type="continuationSeparator" w:id="0">
    <w:p w14:paraId="5C06508D" w14:textId="77777777" w:rsidR="002F03E0" w:rsidRDefault="002F03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AFD49" w14:textId="77777777" w:rsidR="00BA0271" w:rsidRDefault="00BA0271" w:rsidP="008A7D4B">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D1645" w14:textId="63B43CED" w:rsidR="00BA0271" w:rsidRPr="005C6986" w:rsidRDefault="00BA0271" w:rsidP="00D735DF">
    <w:pPr>
      <w:tabs>
        <w:tab w:val="right" w:pos="8844"/>
      </w:tabs>
      <w:adjustRightInd w:val="0"/>
      <w:snapToGrid w:val="0"/>
      <w:spacing w:after="240" w:line="240" w:lineRule="auto"/>
      <w:rPr>
        <w:rFonts w:ascii="Palatino Linotype" w:hAnsi="Palatino Linotype"/>
        <w:sz w:val="16"/>
      </w:rPr>
    </w:pPr>
    <w:r>
      <w:rPr>
        <w:rFonts w:ascii="Palatino Linotype" w:hAnsi="Palatino Linotype"/>
        <w:i/>
        <w:sz w:val="16"/>
      </w:rPr>
      <w:t xml:space="preserve">Symmetry </w:t>
    </w:r>
    <w:r w:rsidRPr="00DB5439">
      <w:rPr>
        <w:rFonts w:ascii="Palatino Linotype" w:hAnsi="Palatino Linotype"/>
        <w:b/>
        <w:sz w:val="16"/>
      </w:rPr>
      <w:t>20</w:t>
    </w:r>
    <w:r>
      <w:rPr>
        <w:rFonts w:ascii="Palatino Linotype" w:hAnsi="Palatino Linotype"/>
        <w:b/>
        <w:sz w:val="16"/>
      </w:rPr>
      <w:t>20</w:t>
    </w:r>
    <w:r w:rsidRPr="00DB5439">
      <w:rPr>
        <w:rFonts w:ascii="Palatino Linotype" w:hAnsi="Palatino Linotype"/>
        <w:sz w:val="16"/>
      </w:rPr>
      <w:t xml:space="preserve">, </w:t>
    </w:r>
    <w:r w:rsidRPr="00DB5439">
      <w:rPr>
        <w:rFonts w:ascii="Palatino Linotype" w:hAnsi="Palatino Linotype"/>
        <w:i/>
        <w:sz w:val="16"/>
      </w:rPr>
      <w:t>1</w:t>
    </w:r>
    <w:r>
      <w:rPr>
        <w:rFonts w:ascii="Palatino Linotype" w:hAnsi="Palatino Linotype"/>
        <w:i/>
        <w:sz w:val="16"/>
      </w:rPr>
      <w:t>2</w:t>
    </w:r>
    <w:r>
      <w:rPr>
        <w:rFonts w:ascii="Palatino Linotype" w:hAnsi="Palatino Linotype"/>
        <w:sz w:val="16"/>
      </w:rPr>
      <w:t>, x FOR PEER REVIEW</w:t>
    </w:r>
    <w:r>
      <w:rPr>
        <w:rFonts w:ascii="Palatino Linotype" w:hAnsi="Palatino Linotype"/>
        <w:sz w:val="16"/>
      </w:rPr>
      <w:tab/>
    </w:r>
    <w:r>
      <w:rPr>
        <w:rFonts w:ascii="Palatino Linotype" w:hAnsi="Palatino Linotype"/>
        <w:sz w:val="16"/>
      </w:rPr>
      <w:fldChar w:fldCharType="begin"/>
    </w:r>
    <w:r>
      <w:rPr>
        <w:rFonts w:ascii="Palatino Linotype" w:hAnsi="Palatino Linotype"/>
        <w:sz w:val="16"/>
      </w:rPr>
      <w:instrText xml:space="preserve"> PAGE   \* MERGEFORMAT </w:instrText>
    </w:r>
    <w:r>
      <w:rPr>
        <w:rFonts w:ascii="Palatino Linotype" w:hAnsi="Palatino Linotype"/>
        <w:sz w:val="16"/>
      </w:rPr>
      <w:fldChar w:fldCharType="separate"/>
    </w:r>
    <w:r w:rsidR="00ED3827">
      <w:rPr>
        <w:rFonts w:ascii="Palatino Linotype" w:hAnsi="Palatino Linotype"/>
        <w:noProof/>
        <w:sz w:val="16"/>
      </w:rPr>
      <w:t>3</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 MERGEFORMAT </w:instrText>
    </w:r>
    <w:r>
      <w:rPr>
        <w:rFonts w:ascii="Palatino Linotype" w:hAnsi="Palatino Linotype"/>
        <w:sz w:val="16"/>
      </w:rPr>
      <w:fldChar w:fldCharType="separate"/>
    </w:r>
    <w:r w:rsidR="00ED3827">
      <w:rPr>
        <w:rFonts w:ascii="Palatino Linotype" w:hAnsi="Palatino Linotype"/>
        <w:noProof/>
        <w:sz w:val="16"/>
      </w:rPr>
      <w:t>16</w:t>
    </w:r>
    <w:r>
      <w:rPr>
        <w:rFonts w:ascii="Palatino Linotype" w:hAnsi="Palatino Linotype"/>
        <w:sz w:val="16"/>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5C438" w14:textId="3818E8CD" w:rsidR="00BA0271" w:rsidRDefault="00BA0271" w:rsidP="008A7D4B">
    <w:pPr>
      <w:pStyle w:val="MDPIheaderjournallogo"/>
      <w:tabs>
        <w:tab w:val="right" w:pos="8844"/>
      </w:tabs>
    </w:pPr>
    <w:r w:rsidRPr="008C0E59">
      <w:rPr>
        <w:i w:val="0"/>
        <w:noProof/>
        <w:szCs w:val="16"/>
        <w:lang w:eastAsia="ko-KR"/>
      </w:rPr>
      <mc:AlternateContent>
        <mc:Choice Requires="wps">
          <w:drawing>
            <wp:anchor distT="45720" distB="45720" distL="114300" distR="114300" simplePos="0" relativeHeight="251657728" behindDoc="1" locked="0" layoutInCell="1" allowOverlap="1" wp14:anchorId="66EB2150" wp14:editId="6569F278">
              <wp:simplePos x="0" y="0"/>
              <wp:positionH relativeFrom="page">
                <wp:posOffset>6029960</wp:posOffset>
              </wp:positionH>
              <wp:positionV relativeFrom="page">
                <wp:posOffset>647700</wp:posOffset>
              </wp:positionV>
              <wp:extent cx="540385" cy="709295"/>
              <wp:effectExtent l="0" t="0" r="317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709295"/>
                      </a:xfrm>
                      <a:prstGeom prst="rect">
                        <a:avLst/>
                      </a:prstGeom>
                      <a:solidFill>
                        <a:srgbClr val="FFFFFF"/>
                      </a:solidFill>
                      <a:ln w="9525">
                        <a:noFill/>
                        <a:miter lim="800000"/>
                        <a:headEnd/>
                        <a:tailEnd/>
                      </a:ln>
                    </wps:spPr>
                    <wps:txbx>
                      <w:txbxContent>
                        <w:p w14:paraId="3BCFA9D7" w14:textId="77777777" w:rsidR="00BA0271" w:rsidRDefault="00BA0271" w:rsidP="008A7D4B">
                          <w:pPr>
                            <w:pStyle w:val="MDPIheaderjournallogo"/>
                            <w:jc w:val="center"/>
                            <w:textboxTightWrap w:val="allLines"/>
                            <w:rPr>
                              <w:i w:val="0"/>
                              <w:szCs w:val="16"/>
                            </w:rPr>
                          </w:pPr>
                          <w:r w:rsidRPr="00706D40">
                            <w:rPr>
                              <w:i w:val="0"/>
                              <w:noProof/>
                              <w:szCs w:val="16"/>
                              <w:lang w:eastAsia="ko-KR"/>
                            </w:rPr>
                            <w:drawing>
                              <wp:inline distT="0" distB="0" distL="0" distR="0" wp14:anchorId="6369A8D2" wp14:editId="677E70FB">
                                <wp:extent cx="539115" cy="354965"/>
                                <wp:effectExtent l="0" t="0" r="0" b="6985"/>
                                <wp:docPr id="2"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9115" cy="354965"/>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EB2150" id="_x0000_t202" coordsize="21600,21600" o:spt="202" path="m,l,21600r21600,l21600,xe">
              <v:stroke joinstyle="miter"/>
              <v:path gradientshapeok="t" o:connecttype="rect"/>
            </v:shapetype>
            <v:shape id="Text Box 2" o:spid="_x0000_s1026" type="#_x0000_t202" style="position:absolute;margin-left:474.8pt;margin-top:51pt;width:42.55pt;height:55.85pt;z-index:-251658752;visibility:visible;mso-wrap-style:non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" stroked="f">
              <v:textbox inset="0,0,0,0">
                <w:txbxContent>
                  <w:p w14:paraId="3BCFA9D7" w14:textId="77777777" w:rsidR="00BA0271" w:rsidRDefault="00BA0271" w:rsidP="008A7D4B">
                    <w:pPr>
                      <w:pStyle w:val="MDPIheaderjournallogo"/>
                      <w:jc w:val="center"/>
                      <w:textboxTightWrap w:val="allLines"/>
                      <w:rPr>
                        <w:i w:val="0"/>
                        <w:szCs w:val="16"/>
                      </w:rPr>
                    </w:pPr>
                    <w:r w:rsidRPr="00706D40">
                      <w:rPr>
                        <w:i w:val="0"/>
                        <w:noProof/>
                        <w:szCs w:val="16"/>
                        <w:lang w:eastAsia="ko-KR"/>
                      </w:rPr>
                      <w:drawing>
                        <wp:inline distT="0" distB="0" distL="0" distR="0" wp14:anchorId="6369A8D2" wp14:editId="677E70FB">
                          <wp:extent cx="539115" cy="354965"/>
                          <wp:effectExtent l="0" t="0" r="0" b="6985"/>
                          <wp:docPr id="2"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9115" cy="354965"/>
                                  </a:xfrm>
                                  <a:prstGeom prst="rect">
                                    <a:avLst/>
                                  </a:prstGeom>
                                  <a:noFill/>
                                  <a:ln>
                                    <a:noFill/>
                                  </a:ln>
                                </pic:spPr>
                              </pic:pic>
                            </a:graphicData>
                          </a:graphic>
                        </wp:inline>
                      </w:drawing>
                    </w:r>
                  </w:p>
                </w:txbxContent>
              </v:textbox>
              <w10:wrap anchorx="page" anchory="page"/>
            </v:shape>
          </w:pict>
        </mc:Fallback>
      </mc:AlternateContent>
    </w:r>
    <w:r w:rsidR="00A26C8B" w:rsidRPr="00A04686">
      <w:rPr>
        <w:noProof/>
        <w:lang w:eastAsia="ko-KR"/>
      </w:rPr>
      <w:drawing>
        <wp:inline distT="0" distB="0" distL="0" distR="0" wp14:anchorId="423AF539" wp14:editId="71D29E89">
          <wp:extent cx="1752600" cy="428625"/>
          <wp:effectExtent l="0" t="0" r="0" b="9525"/>
          <wp:docPr id="3" name="Picture 3" descr="C:\Users\home\AppData\Local\Temp\HZ$D.003.473\applied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73\appliedsciences_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52600" cy="4286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jin">
    <w15:presenceInfo w15:providerId="None" w15:userId="doj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attachedTemplate r:id="rId1"/>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1C1"/>
    <w:rsid w:val="00021C73"/>
    <w:rsid w:val="0002698B"/>
    <w:rsid w:val="00033E8B"/>
    <w:rsid w:val="00050769"/>
    <w:rsid w:val="000524EF"/>
    <w:rsid w:val="00052771"/>
    <w:rsid w:val="00055CFB"/>
    <w:rsid w:val="00061FE0"/>
    <w:rsid w:val="00072068"/>
    <w:rsid w:val="000A07DF"/>
    <w:rsid w:val="000B03C7"/>
    <w:rsid w:val="000C1D74"/>
    <w:rsid w:val="000C35AF"/>
    <w:rsid w:val="000D0071"/>
    <w:rsid w:val="000E4E97"/>
    <w:rsid w:val="000E5108"/>
    <w:rsid w:val="0010233B"/>
    <w:rsid w:val="00124E74"/>
    <w:rsid w:val="00172DB1"/>
    <w:rsid w:val="001946BD"/>
    <w:rsid w:val="001C23D9"/>
    <w:rsid w:val="001E2247"/>
    <w:rsid w:val="001E2AEB"/>
    <w:rsid w:val="001F1E81"/>
    <w:rsid w:val="002002D9"/>
    <w:rsid w:val="00207667"/>
    <w:rsid w:val="002223CB"/>
    <w:rsid w:val="00224117"/>
    <w:rsid w:val="00232644"/>
    <w:rsid w:val="00240DC7"/>
    <w:rsid w:val="002413D1"/>
    <w:rsid w:val="00245FE4"/>
    <w:rsid w:val="0026477F"/>
    <w:rsid w:val="00267C70"/>
    <w:rsid w:val="00275D39"/>
    <w:rsid w:val="002A1235"/>
    <w:rsid w:val="002A5949"/>
    <w:rsid w:val="002F01C5"/>
    <w:rsid w:val="002F03E0"/>
    <w:rsid w:val="002F1BA9"/>
    <w:rsid w:val="002F4E7D"/>
    <w:rsid w:val="00326141"/>
    <w:rsid w:val="00337A7E"/>
    <w:rsid w:val="00341329"/>
    <w:rsid w:val="00345C58"/>
    <w:rsid w:val="00361457"/>
    <w:rsid w:val="0037580A"/>
    <w:rsid w:val="00375BB0"/>
    <w:rsid w:val="00384551"/>
    <w:rsid w:val="00384FC4"/>
    <w:rsid w:val="0039215B"/>
    <w:rsid w:val="00393DB0"/>
    <w:rsid w:val="00395CDC"/>
    <w:rsid w:val="003A63DA"/>
    <w:rsid w:val="003D79B5"/>
    <w:rsid w:val="003F5B70"/>
    <w:rsid w:val="00401D30"/>
    <w:rsid w:val="00404C0E"/>
    <w:rsid w:val="00413F8A"/>
    <w:rsid w:val="0042489B"/>
    <w:rsid w:val="00431E65"/>
    <w:rsid w:val="004344F9"/>
    <w:rsid w:val="0047161D"/>
    <w:rsid w:val="00474A5B"/>
    <w:rsid w:val="00480E50"/>
    <w:rsid w:val="00484FB6"/>
    <w:rsid w:val="004A2FD8"/>
    <w:rsid w:val="004B727E"/>
    <w:rsid w:val="004C5A2F"/>
    <w:rsid w:val="004D41F3"/>
    <w:rsid w:val="004E4A37"/>
    <w:rsid w:val="004F1EC8"/>
    <w:rsid w:val="004F6CD6"/>
    <w:rsid w:val="0051220F"/>
    <w:rsid w:val="00541C28"/>
    <w:rsid w:val="005551C1"/>
    <w:rsid w:val="005806B8"/>
    <w:rsid w:val="00593646"/>
    <w:rsid w:val="005A2354"/>
    <w:rsid w:val="005A365A"/>
    <w:rsid w:val="005B2A2A"/>
    <w:rsid w:val="005C524D"/>
    <w:rsid w:val="005D1541"/>
    <w:rsid w:val="005D2CE2"/>
    <w:rsid w:val="00621EBD"/>
    <w:rsid w:val="0063186D"/>
    <w:rsid w:val="006448C5"/>
    <w:rsid w:val="00651CCE"/>
    <w:rsid w:val="006572AF"/>
    <w:rsid w:val="0067414B"/>
    <w:rsid w:val="00674795"/>
    <w:rsid w:val="00686388"/>
    <w:rsid w:val="00692393"/>
    <w:rsid w:val="006A269A"/>
    <w:rsid w:val="006A6809"/>
    <w:rsid w:val="006B4F31"/>
    <w:rsid w:val="006C4A3C"/>
    <w:rsid w:val="006D39AA"/>
    <w:rsid w:val="006D423A"/>
    <w:rsid w:val="006D5858"/>
    <w:rsid w:val="00706D40"/>
    <w:rsid w:val="007363E9"/>
    <w:rsid w:val="00741825"/>
    <w:rsid w:val="00742567"/>
    <w:rsid w:val="00753BF9"/>
    <w:rsid w:val="00774201"/>
    <w:rsid w:val="00783049"/>
    <w:rsid w:val="00784863"/>
    <w:rsid w:val="007A7CDC"/>
    <w:rsid w:val="007B59F3"/>
    <w:rsid w:val="007B6555"/>
    <w:rsid w:val="007D55EA"/>
    <w:rsid w:val="007F286A"/>
    <w:rsid w:val="008009E8"/>
    <w:rsid w:val="00801390"/>
    <w:rsid w:val="00806F18"/>
    <w:rsid w:val="008142E4"/>
    <w:rsid w:val="008350E6"/>
    <w:rsid w:val="0085313F"/>
    <w:rsid w:val="00861C35"/>
    <w:rsid w:val="00872CD4"/>
    <w:rsid w:val="00874795"/>
    <w:rsid w:val="00875D9A"/>
    <w:rsid w:val="0089257D"/>
    <w:rsid w:val="0089681C"/>
    <w:rsid w:val="00896D8F"/>
    <w:rsid w:val="008A57DD"/>
    <w:rsid w:val="008A7ACA"/>
    <w:rsid w:val="008A7D4B"/>
    <w:rsid w:val="008B25B4"/>
    <w:rsid w:val="008D1524"/>
    <w:rsid w:val="008E036C"/>
    <w:rsid w:val="008E4636"/>
    <w:rsid w:val="008F7835"/>
    <w:rsid w:val="00900F41"/>
    <w:rsid w:val="0091580C"/>
    <w:rsid w:val="00916BF7"/>
    <w:rsid w:val="009179B0"/>
    <w:rsid w:val="0092073F"/>
    <w:rsid w:val="00927CF6"/>
    <w:rsid w:val="00931780"/>
    <w:rsid w:val="00936E3D"/>
    <w:rsid w:val="00937F44"/>
    <w:rsid w:val="009536F4"/>
    <w:rsid w:val="00972014"/>
    <w:rsid w:val="0098456F"/>
    <w:rsid w:val="009958D1"/>
    <w:rsid w:val="009A3BA7"/>
    <w:rsid w:val="009A4D27"/>
    <w:rsid w:val="009B64F5"/>
    <w:rsid w:val="009D472C"/>
    <w:rsid w:val="009F70E6"/>
    <w:rsid w:val="00A12CCB"/>
    <w:rsid w:val="00A16CDE"/>
    <w:rsid w:val="00A205E3"/>
    <w:rsid w:val="00A20EB8"/>
    <w:rsid w:val="00A249B1"/>
    <w:rsid w:val="00A26C8B"/>
    <w:rsid w:val="00A3204A"/>
    <w:rsid w:val="00A32081"/>
    <w:rsid w:val="00A41BC2"/>
    <w:rsid w:val="00A475D4"/>
    <w:rsid w:val="00A479F6"/>
    <w:rsid w:val="00A527EE"/>
    <w:rsid w:val="00A56740"/>
    <w:rsid w:val="00A65C1B"/>
    <w:rsid w:val="00A76086"/>
    <w:rsid w:val="00A902D3"/>
    <w:rsid w:val="00A90D86"/>
    <w:rsid w:val="00A96F6D"/>
    <w:rsid w:val="00AC59F2"/>
    <w:rsid w:val="00AD6FC3"/>
    <w:rsid w:val="00AF6602"/>
    <w:rsid w:val="00AF6E5C"/>
    <w:rsid w:val="00B143D6"/>
    <w:rsid w:val="00B21710"/>
    <w:rsid w:val="00B25470"/>
    <w:rsid w:val="00B309DC"/>
    <w:rsid w:val="00B31553"/>
    <w:rsid w:val="00B41E9B"/>
    <w:rsid w:val="00B41EB9"/>
    <w:rsid w:val="00B55086"/>
    <w:rsid w:val="00B63D00"/>
    <w:rsid w:val="00B817C0"/>
    <w:rsid w:val="00B86BF1"/>
    <w:rsid w:val="00BA0271"/>
    <w:rsid w:val="00BC748D"/>
    <w:rsid w:val="00BD0B22"/>
    <w:rsid w:val="00BD37C3"/>
    <w:rsid w:val="00BE7B62"/>
    <w:rsid w:val="00BF30DF"/>
    <w:rsid w:val="00C4669A"/>
    <w:rsid w:val="00C47100"/>
    <w:rsid w:val="00C63CFF"/>
    <w:rsid w:val="00C90652"/>
    <w:rsid w:val="00CA4282"/>
    <w:rsid w:val="00CB1912"/>
    <w:rsid w:val="00CB387A"/>
    <w:rsid w:val="00CB5BBD"/>
    <w:rsid w:val="00CC4E37"/>
    <w:rsid w:val="00CD3877"/>
    <w:rsid w:val="00CF5C96"/>
    <w:rsid w:val="00CF7E2A"/>
    <w:rsid w:val="00D04E99"/>
    <w:rsid w:val="00D11509"/>
    <w:rsid w:val="00D16C2F"/>
    <w:rsid w:val="00D33E4D"/>
    <w:rsid w:val="00D565FB"/>
    <w:rsid w:val="00D61BDD"/>
    <w:rsid w:val="00D644A5"/>
    <w:rsid w:val="00D735DF"/>
    <w:rsid w:val="00DA3920"/>
    <w:rsid w:val="00DB2BAC"/>
    <w:rsid w:val="00DB5439"/>
    <w:rsid w:val="00DC63B6"/>
    <w:rsid w:val="00DD0B40"/>
    <w:rsid w:val="00DD33CB"/>
    <w:rsid w:val="00DE11E0"/>
    <w:rsid w:val="00DF1282"/>
    <w:rsid w:val="00DF2F50"/>
    <w:rsid w:val="00E04810"/>
    <w:rsid w:val="00E112BF"/>
    <w:rsid w:val="00E21CDD"/>
    <w:rsid w:val="00E336A1"/>
    <w:rsid w:val="00E36DEC"/>
    <w:rsid w:val="00E40848"/>
    <w:rsid w:val="00E43D18"/>
    <w:rsid w:val="00E76DED"/>
    <w:rsid w:val="00E81D55"/>
    <w:rsid w:val="00E84305"/>
    <w:rsid w:val="00E95EDB"/>
    <w:rsid w:val="00EA1C97"/>
    <w:rsid w:val="00EA3A96"/>
    <w:rsid w:val="00EA60BB"/>
    <w:rsid w:val="00EB1F0A"/>
    <w:rsid w:val="00ED3827"/>
    <w:rsid w:val="00ED3B65"/>
    <w:rsid w:val="00ED60D2"/>
    <w:rsid w:val="00EE74A7"/>
    <w:rsid w:val="00F00BA6"/>
    <w:rsid w:val="00F04947"/>
    <w:rsid w:val="00F10706"/>
    <w:rsid w:val="00F45C8E"/>
    <w:rsid w:val="00F73681"/>
    <w:rsid w:val="00F82FD3"/>
    <w:rsid w:val="00F861DC"/>
    <w:rsid w:val="00F87687"/>
    <w:rsid w:val="00F92625"/>
    <w:rsid w:val="00FA23F2"/>
    <w:rsid w:val="00FA2E02"/>
    <w:rsid w:val="00FB0BE3"/>
    <w:rsid w:val="00FB65A0"/>
    <w:rsid w:val="00FC4AAC"/>
    <w:rsid w:val="00FD77E5"/>
    <w:rsid w:val="00FE234C"/>
    <w:rsid w:val="00FF6C9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6D670"/>
  <w15:chartTrackingRefBased/>
  <w15:docId w15:val="{55AF291B-2CB5-4114-9757-F09E3186D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4810"/>
    <w:pPr>
      <w:spacing w:line="340" w:lineRule="atLeast"/>
      <w:jc w:val="both"/>
    </w:pPr>
    <w:rPr>
      <w:rFonts w:ascii="Times New Roman" w:eastAsia="Times New Roman" w:hAnsi="Times New Roman"/>
      <w:color w:val="000000"/>
      <w:sz w:val="24"/>
      <w:lang w:eastAsia="de-D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basedOn w:val="MDPI31text"/>
    <w:next w:val="MDPI12title"/>
    <w:qFormat/>
    <w:rsid w:val="00706D40"/>
    <w:pPr>
      <w:spacing w:before="240" w:line="240" w:lineRule="auto"/>
      <w:ind w:firstLine="0"/>
      <w:jc w:val="left"/>
    </w:pPr>
    <w:rPr>
      <w:i/>
    </w:rPr>
  </w:style>
  <w:style w:type="paragraph" w:customStyle="1" w:styleId="MDPI12title">
    <w:name w:val="MDPI_1.2_title"/>
    <w:next w:val="MDPI13authornames"/>
    <w:qFormat/>
    <w:rsid w:val="00706D40"/>
    <w:pPr>
      <w:adjustRightInd w:val="0"/>
      <w:snapToGrid w:val="0"/>
      <w:spacing w:after="240" w:line="400" w:lineRule="exact"/>
    </w:pPr>
    <w:rPr>
      <w:rFonts w:ascii="Palatino Linotype" w:eastAsia="Times New Roman" w:hAnsi="Palatino Linotype"/>
      <w:b/>
      <w:snapToGrid w:val="0"/>
      <w:color w:val="000000"/>
      <w:sz w:val="36"/>
      <w:lang w:eastAsia="de-DE" w:bidi="en-US"/>
    </w:rPr>
  </w:style>
  <w:style w:type="paragraph" w:customStyle="1" w:styleId="MDPI13authornames">
    <w:name w:val="MDPI_1.3_authornames"/>
    <w:basedOn w:val="MDPI31text"/>
    <w:next w:val="MDPI14history"/>
    <w:qFormat/>
    <w:rsid w:val="00706D40"/>
    <w:pPr>
      <w:spacing w:after="120"/>
      <w:ind w:firstLine="0"/>
      <w:jc w:val="left"/>
    </w:pPr>
    <w:rPr>
      <w:b/>
      <w:snapToGrid/>
    </w:rPr>
  </w:style>
  <w:style w:type="paragraph" w:customStyle="1" w:styleId="MDPI14history">
    <w:name w:val="MDPI_1.4_history"/>
    <w:basedOn w:val="MDPI62Acknowledgments"/>
    <w:next w:val="a"/>
    <w:qFormat/>
    <w:rsid w:val="00706D40"/>
    <w:pPr>
      <w:ind w:left="113"/>
      <w:jc w:val="left"/>
    </w:pPr>
    <w:rPr>
      <w:snapToGrid/>
    </w:rPr>
  </w:style>
  <w:style w:type="paragraph" w:customStyle="1" w:styleId="MDPI16affiliation">
    <w:name w:val="MDPI_1.6_affiliation"/>
    <w:basedOn w:val="MDPI62Acknowledgments"/>
    <w:qFormat/>
    <w:rsid w:val="00706D40"/>
    <w:pPr>
      <w:spacing w:before="0"/>
      <w:ind w:left="311" w:hanging="198"/>
      <w:jc w:val="left"/>
    </w:pPr>
    <w:rPr>
      <w:snapToGrid/>
      <w:szCs w:val="18"/>
    </w:rPr>
  </w:style>
  <w:style w:type="paragraph" w:customStyle="1" w:styleId="MDPI17abstract">
    <w:name w:val="MDPI_1.7_abstract"/>
    <w:basedOn w:val="MDPI31text"/>
    <w:next w:val="MDPI18keywords"/>
    <w:qFormat/>
    <w:rsid w:val="00706D40"/>
    <w:pPr>
      <w:spacing w:before="240"/>
      <w:ind w:left="113" w:firstLine="0"/>
    </w:pPr>
    <w:rPr>
      <w:snapToGrid/>
    </w:rPr>
  </w:style>
  <w:style w:type="paragraph" w:customStyle="1" w:styleId="MDPI18keywords">
    <w:name w:val="MDPI_1.8_keywords"/>
    <w:basedOn w:val="MDPI31text"/>
    <w:next w:val="a"/>
    <w:qFormat/>
    <w:rsid w:val="00706D40"/>
    <w:pPr>
      <w:spacing w:before="240"/>
      <w:ind w:left="113" w:firstLine="0"/>
    </w:pPr>
  </w:style>
  <w:style w:type="paragraph" w:customStyle="1" w:styleId="MDPI19line">
    <w:name w:val="MDPI_1.9_line"/>
    <w:basedOn w:val="MDPI31text"/>
    <w:qFormat/>
    <w:rsid w:val="00706D40"/>
    <w:pPr>
      <w:pBdr>
        <w:bottom w:val="single" w:sz="6" w:space="1" w:color="auto"/>
      </w:pBdr>
      <w:ind w:firstLine="0"/>
    </w:pPr>
    <w:rPr>
      <w:snapToGrid/>
      <w:szCs w:val="24"/>
    </w:rPr>
  </w:style>
  <w:style w:type="table" w:customStyle="1" w:styleId="Mdeck5tablebodythreelines">
    <w:name w:val="M_deck_5_table_body_three_lines"/>
    <w:basedOn w:val="a1"/>
    <w:uiPriority w:val="99"/>
    <w:rsid w:val="00706D40"/>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a3">
    <w:name w:val="Table Grid"/>
    <w:basedOn w:val="a1"/>
    <w:rsid w:val="00706D4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Char"/>
    <w:uiPriority w:val="99"/>
    <w:rsid w:val="00706D40"/>
    <w:pPr>
      <w:tabs>
        <w:tab w:val="center" w:pos="4153"/>
        <w:tab w:val="right" w:pos="8306"/>
      </w:tabs>
      <w:snapToGrid w:val="0"/>
      <w:spacing w:line="240" w:lineRule="atLeast"/>
    </w:pPr>
    <w:rPr>
      <w:sz w:val="18"/>
      <w:szCs w:val="18"/>
    </w:rPr>
  </w:style>
  <w:style w:type="character" w:customStyle="1" w:styleId="Char">
    <w:name w:val="바닥글 Char"/>
    <w:link w:val="a4"/>
    <w:uiPriority w:val="99"/>
    <w:rsid w:val="00706D40"/>
    <w:rPr>
      <w:rFonts w:ascii="Times New Roman" w:eastAsia="Times New Roman" w:hAnsi="Times New Roman" w:cs="Times New Roman"/>
      <w:color w:val="000000"/>
      <w:kern w:val="0"/>
      <w:sz w:val="18"/>
      <w:szCs w:val="18"/>
      <w:lang w:eastAsia="de-DE"/>
    </w:rPr>
  </w:style>
  <w:style w:type="paragraph" w:styleId="a5">
    <w:name w:val="header"/>
    <w:basedOn w:val="a"/>
    <w:link w:val="Char0"/>
    <w:uiPriority w:val="99"/>
    <w:rsid w:val="00706D4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머리글 Char"/>
    <w:link w:val="a5"/>
    <w:uiPriority w:val="99"/>
    <w:rsid w:val="00706D40"/>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706D40"/>
    <w:pPr>
      <w:adjustRightInd w:val="0"/>
      <w:snapToGrid w:val="0"/>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706D40"/>
    <w:pPr>
      <w:ind w:firstLine="0"/>
    </w:pPr>
  </w:style>
  <w:style w:type="paragraph" w:customStyle="1" w:styleId="MDPI33textspaceafter">
    <w:name w:val="MDPI_3.3_text_space_after"/>
    <w:basedOn w:val="MDPI31text"/>
    <w:qFormat/>
    <w:rsid w:val="00706D40"/>
    <w:pPr>
      <w:spacing w:after="240"/>
    </w:pPr>
  </w:style>
  <w:style w:type="paragraph" w:customStyle="1" w:styleId="MDPI35textbeforelist">
    <w:name w:val="MDPI_3.5_text_before_list"/>
    <w:basedOn w:val="MDPI31text"/>
    <w:qFormat/>
    <w:rsid w:val="00706D40"/>
    <w:pPr>
      <w:spacing w:after="120"/>
    </w:pPr>
  </w:style>
  <w:style w:type="paragraph" w:customStyle="1" w:styleId="MDPI36textafterlist">
    <w:name w:val="MDPI_3.6_text_after_list"/>
    <w:basedOn w:val="MDPI31text"/>
    <w:qFormat/>
    <w:rsid w:val="00706D40"/>
    <w:pPr>
      <w:spacing w:before="120"/>
    </w:pPr>
  </w:style>
  <w:style w:type="paragraph" w:customStyle="1" w:styleId="MDPI37itemize">
    <w:name w:val="MDPI_3.7_itemize"/>
    <w:basedOn w:val="MDPI31text"/>
    <w:qFormat/>
    <w:rsid w:val="00706D40"/>
    <w:pPr>
      <w:numPr>
        <w:numId w:val="1"/>
      </w:numPr>
      <w:ind w:left="425" w:hanging="425"/>
    </w:pPr>
  </w:style>
  <w:style w:type="paragraph" w:customStyle="1" w:styleId="MDPI38bullet">
    <w:name w:val="MDPI_3.8_bullet"/>
    <w:basedOn w:val="MDPI31text"/>
    <w:qFormat/>
    <w:rsid w:val="00706D40"/>
    <w:pPr>
      <w:numPr>
        <w:numId w:val="2"/>
      </w:numPr>
      <w:ind w:left="425" w:hanging="425"/>
    </w:pPr>
  </w:style>
  <w:style w:type="paragraph" w:customStyle="1" w:styleId="MDPI39equation">
    <w:name w:val="MDPI_3.9_equation"/>
    <w:basedOn w:val="MDPI31text"/>
    <w:qFormat/>
    <w:rsid w:val="00706D40"/>
    <w:pPr>
      <w:spacing w:before="120" w:after="120"/>
      <w:ind w:left="709" w:firstLine="0"/>
      <w:jc w:val="center"/>
    </w:pPr>
  </w:style>
  <w:style w:type="paragraph" w:customStyle="1" w:styleId="MDPI3aequationnumber">
    <w:name w:val="MDPI_3.a_equation_number"/>
    <w:basedOn w:val="MDPI31text"/>
    <w:qFormat/>
    <w:rsid w:val="00706D40"/>
    <w:pPr>
      <w:spacing w:before="120" w:after="120" w:line="240" w:lineRule="auto"/>
      <w:ind w:firstLine="0"/>
      <w:jc w:val="right"/>
    </w:pPr>
  </w:style>
  <w:style w:type="paragraph" w:customStyle="1" w:styleId="MDPI62Acknowledgments">
    <w:name w:val="MDPI_6.2_Acknowledgments"/>
    <w:qFormat/>
    <w:rsid w:val="00706D40"/>
    <w:pPr>
      <w:adjustRightInd w:val="0"/>
      <w:snapToGrid w:val="0"/>
      <w:spacing w:before="120" w:line="200" w:lineRule="atLeast"/>
      <w:jc w:val="both"/>
    </w:pPr>
    <w:rPr>
      <w:rFonts w:ascii="Palatino Linotype" w:eastAsia="Times New Roman" w:hAnsi="Palatino Linotype"/>
      <w:snapToGrid w:val="0"/>
      <w:color w:val="000000"/>
      <w:sz w:val="18"/>
      <w:lang w:eastAsia="de-DE" w:bidi="en-US"/>
    </w:rPr>
  </w:style>
  <w:style w:type="paragraph" w:customStyle="1" w:styleId="MDPI41tablecaption">
    <w:name w:val="MDPI_4.1_table_caption"/>
    <w:basedOn w:val="MDPI62Acknowledgments"/>
    <w:qFormat/>
    <w:rsid w:val="00706D40"/>
    <w:pPr>
      <w:spacing w:before="240" w:after="120" w:line="260" w:lineRule="atLeast"/>
      <w:ind w:left="425" w:right="425"/>
    </w:pPr>
    <w:rPr>
      <w:snapToGrid/>
      <w:szCs w:val="22"/>
    </w:rPr>
  </w:style>
  <w:style w:type="paragraph" w:customStyle="1" w:styleId="MDPI42tablebody">
    <w:name w:val="MDPI_4.2_table_body"/>
    <w:qFormat/>
    <w:rsid w:val="00EB1F0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basedOn w:val="MDPI41tablecaption"/>
    <w:next w:val="MDPI31text"/>
    <w:qFormat/>
    <w:rsid w:val="00706D40"/>
    <w:pPr>
      <w:spacing w:before="0"/>
      <w:ind w:left="0" w:right="0"/>
    </w:pPr>
  </w:style>
  <w:style w:type="paragraph" w:customStyle="1" w:styleId="MDPI51figurecaption">
    <w:name w:val="MDPI_5.1_figure_caption"/>
    <w:basedOn w:val="MDPI62Acknowledgments"/>
    <w:qFormat/>
    <w:rsid w:val="00706D40"/>
    <w:pPr>
      <w:spacing w:after="240" w:line="260" w:lineRule="atLeast"/>
      <w:ind w:left="425" w:right="425"/>
    </w:pPr>
    <w:rPr>
      <w:snapToGrid/>
    </w:rPr>
  </w:style>
  <w:style w:type="paragraph" w:customStyle="1" w:styleId="MDPI52figure">
    <w:name w:val="MDPI_5.2_figure"/>
    <w:qFormat/>
    <w:rsid w:val="00706D40"/>
    <w:pPr>
      <w:jc w:val="center"/>
    </w:pPr>
    <w:rPr>
      <w:rFonts w:ascii="Palatino Linotype" w:eastAsia="Times New Roman" w:hAnsi="Palatino Linotype"/>
      <w:snapToGrid w:val="0"/>
      <w:color w:val="000000"/>
      <w:sz w:val="24"/>
      <w:lang w:eastAsia="de-DE" w:bidi="en-US"/>
    </w:rPr>
  </w:style>
  <w:style w:type="paragraph" w:customStyle="1" w:styleId="MDPI61Supplementary">
    <w:name w:val="MDPI_6.1_Supplementary"/>
    <w:basedOn w:val="MDPI62Acknowledgments"/>
    <w:qFormat/>
    <w:rsid w:val="00706D40"/>
    <w:pPr>
      <w:spacing w:before="240"/>
    </w:pPr>
    <w:rPr>
      <w:lang w:eastAsia="en-US"/>
    </w:rPr>
  </w:style>
  <w:style w:type="paragraph" w:customStyle="1" w:styleId="MDPI63AuthorContributions">
    <w:name w:val="MDPI_6.3_AuthorContributions"/>
    <w:basedOn w:val="MDPI62Acknowledgments"/>
    <w:qFormat/>
    <w:rsid w:val="00706D40"/>
    <w:rPr>
      <w:rFonts w:eastAsia="SimSun"/>
      <w:color w:val="auto"/>
      <w:lang w:eastAsia="en-US"/>
    </w:rPr>
  </w:style>
  <w:style w:type="paragraph" w:customStyle="1" w:styleId="MDPI64CoI">
    <w:name w:val="MDPI_6.4_CoI"/>
    <w:basedOn w:val="MDPI62Acknowledgments"/>
    <w:qFormat/>
    <w:rsid w:val="00706D40"/>
  </w:style>
  <w:style w:type="paragraph" w:customStyle="1" w:styleId="MDPI31text">
    <w:name w:val="MDPI_3.1_text"/>
    <w:qFormat/>
    <w:rsid w:val="00706D40"/>
    <w:pPr>
      <w:adjustRightInd w:val="0"/>
      <w:snapToGrid w:val="0"/>
      <w:spacing w:line="260" w:lineRule="atLeast"/>
      <w:ind w:firstLine="425"/>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basedOn w:val="MDPI31text"/>
    <w:qFormat/>
    <w:rsid w:val="00706D40"/>
    <w:pPr>
      <w:spacing w:before="240" w:after="120"/>
      <w:ind w:firstLine="0"/>
      <w:jc w:val="left"/>
      <w:outlineLvl w:val="2"/>
    </w:pPr>
  </w:style>
  <w:style w:type="paragraph" w:customStyle="1" w:styleId="MDPI21heading1">
    <w:name w:val="MDPI_2.1_heading1"/>
    <w:basedOn w:val="MDPI23heading3"/>
    <w:qFormat/>
    <w:rsid w:val="00706D40"/>
    <w:pPr>
      <w:outlineLvl w:val="0"/>
    </w:pPr>
    <w:rPr>
      <w:b/>
    </w:rPr>
  </w:style>
  <w:style w:type="paragraph" w:customStyle="1" w:styleId="MDPI22heading2">
    <w:name w:val="MDPI_2.2_heading2"/>
    <w:basedOn w:val="a"/>
    <w:qFormat/>
    <w:rsid w:val="00706D40"/>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qFormat/>
    <w:rsid w:val="00706D40"/>
    <w:pPr>
      <w:numPr>
        <w:numId w:val="3"/>
      </w:numPr>
      <w:spacing w:before="0" w:line="260" w:lineRule="atLeast"/>
      <w:ind w:left="425" w:hanging="425"/>
    </w:pPr>
  </w:style>
  <w:style w:type="paragraph" w:styleId="a6">
    <w:name w:val="Balloon Text"/>
    <w:basedOn w:val="a"/>
    <w:link w:val="Char1"/>
    <w:uiPriority w:val="99"/>
    <w:semiHidden/>
    <w:unhideWhenUsed/>
    <w:rsid w:val="00706D40"/>
    <w:pPr>
      <w:spacing w:line="240" w:lineRule="auto"/>
    </w:pPr>
    <w:rPr>
      <w:sz w:val="18"/>
      <w:szCs w:val="18"/>
    </w:rPr>
  </w:style>
  <w:style w:type="character" w:customStyle="1" w:styleId="Char1">
    <w:name w:val="풍선 도움말 텍스트 Char"/>
    <w:link w:val="a6"/>
    <w:uiPriority w:val="99"/>
    <w:semiHidden/>
    <w:rsid w:val="00706D40"/>
    <w:rPr>
      <w:rFonts w:ascii="Times New Roman" w:eastAsia="Times New Roman" w:hAnsi="Times New Roman" w:cs="Times New Roman"/>
      <w:color w:val="000000"/>
      <w:kern w:val="0"/>
      <w:sz w:val="18"/>
      <w:szCs w:val="18"/>
      <w:lang w:eastAsia="de-DE"/>
    </w:rPr>
  </w:style>
  <w:style w:type="character" w:styleId="a7">
    <w:name w:val="line number"/>
    <w:basedOn w:val="a0"/>
    <w:uiPriority w:val="99"/>
    <w:semiHidden/>
    <w:unhideWhenUsed/>
    <w:rsid w:val="00706D40"/>
  </w:style>
  <w:style w:type="table" w:customStyle="1" w:styleId="MDPI41threelinetable">
    <w:name w:val="MDPI_4.1_three_line_table"/>
    <w:basedOn w:val="a1"/>
    <w:uiPriority w:val="99"/>
    <w:rsid w:val="00EB1F0A"/>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함초롬바탕" w:hAnsi="함초롬바탕"/>
        <w:b/>
        <w:i w:val="0"/>
        <w:sz w:val="20"/>
      </w:rPr>
      <w:tblPr/>
      <w:tcPr>
        <w:tcBorders>
          <w:bottom w:val="single" w:sz="4" w:space="0" w:color="auto"/>
        </w:tcBorders>
      </w:tcPr>
    </w:tblStylePr>
  </w:style>
  <w:style w:type="character" w:styleId="a8">
    <w:name w:val="Hyperlink"/>
    <w:uiPriority w:val="99"/>
    <w:unhideWhenUsed/>
    <w:rsid w:val="005806B8"/>
    <w:rPr>
      <w:color w:val="0563C1"/>
      <w:u w:val="single"/>
    </w:rPr>
  </w:style>
  <w:style w:type="character" w:customStyle="1" w:styleId="1">
    <w:name w:val="확인되지 않은 멘션1"/>
    <w:uiPriority w:val="99"/>
    <w:semiHidden/>
    <w:unhideWhenUsed/>
    <w:rsid w:val="006572AF"/>
    <w:rPr>
      <w:color w:val="605E5C"/>
      <w:shd w:val="clear" w:color="auto" w:fill="E1DFDD"/>
    </w:rPr>
  </w:style>
  <w:style w:type="table" w:styleId="4">
    <w:name w:val="Plain Table 4"/>
    <w:basedOn w:val="a1"/>
    <w:uiPriority w:val="44"/>
    <w:rsid w:val="00DB543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9">
    <w:name w:val="Placeholder Text"/>
    <w:basedOn w:val="a0"/>
    <w:uiPriority w:val="99"/>
    <w:semiHidden/>
    <w:rsid w:val="00A3204A"/>
    <w:rPr>
      <w:color w:val="808080"/>
    </w:rPr>
  </w:style>
  <w:style w:type="paragraph" w:customStyle="1" w:styleId="aa">
    <w:name w:val="바탕글"/>
    <w:basedOn w:val="a"/>
    <w:rsid w:val="00E04810"/>
    <w:pPr>
      <w:widowControl w:val="0"/>
      <w:wordWrap w:val="0"/>
      <w:autoSpaceDE w:val="0"/>
      <w:autoSpaceDN w:val="0"/>
      <w:snapToGrid w:val="0"/>
      <w:spacing w:line="384" w:lineRule="auto"/>
      <w:textAlignment w:val="baseline"/>
    </w:pPr>
    <w:rPr>
      <w:rFonts w:ascii="굴림" w:eastAsia="굴림" w:hAnsi="굴림" w:cs="굴림"/>
      <w:sz w:val="20"/>
      <w:lang w:eastAsia="ko-KR"/>
    </w:rPr>
  </w:style>
  <w:style w:type="paragraph" w:customStyle="1" w:styleId="body">
    <w:name w:val="body"/>
    <w:basedOn w:val="a"/>
    <w:rsid w:val="00E04810"/>
    <w:pPr>
      <w:widowControl w:val="0"/>
      <w:shd w:val="clear" w:color="auto" w:fill="FFFFFF"/>
      <w:tabs>
        <w:tab w:val="left" w:pos="400"/>
      </w:tabs>
      <w:autoSpaceDE w:val="0"/>
      <w:autoSpaceDN w:val="0"/>
      <w:snapToGrid w:val="0"/>
      <w:spacing w:line="244" w:lineRule="auto"/>
      <w:ind w:firstLine="454"/>
      <w:textAlignment w:val="baseline"/>
    </w:pPr>
    <w:rPr>
      <w:rFonts w:eastAsia="굴림" w:hAnsi="굴림" w:cs="굴림"/>
      <w:sz w:val="20"/>
      <w:lang w:eastAsia="ko-KR"/>
    </w:rPr>
  </w:style>
  <w:style w:type="paragraph" w:customStyle="1" w:styleId="Bibentry">
    <w:name w:val="Bib_entry"/>
    <w:autoRedefine/>
    <w:qFormat/>
    <w:rsid w:val="00541C28"/>
    <w:rPr>
      <w:rFonts w:ascii="Linux Libertine" w:eastAsiaTheme="minorHAnsi" w:hAnsi="Linux Libertine" w:cs="Linux Libertine"/>
      <w:sz w:val="14"/>
      <w:szCs w:val="22"/>
      <w:lang w:eastAsia="en-US"/>
    </w:rPr>
  </w:style>
  <w:style w:type="paragraph" w:styleId="ab">
    <w:name w:val="Normal (Web)"/>
    <w:basedOn w:val="a"/>
    <w:uiPriority w:val="99"/>
    <w:semiHidden/>
    <w:unhideWhenUsed/>
    <w:rsid w:val="009B64F5"/>
    <w:pPr>
      <w:spacing w:before="100" w:beforeAutospacing="1" w:after="100" w:afterAutospacing="1" w:line="240" w:lineRule="auto"/>
      <w:jc w:val="left"/>
    </w:pPr>
    <w:rPr>
      <w:rFonts w:ascii="굴림" w:eastAsia="굴림" w:hAnsi="굴림" w:cs="굴림"/>
      <w:color w:val="auto"/>
      <w:szCs w:val="24"/>
      <w:lang w:eastAsia="ko-KR"/>
    </w:rPr>
  </w:style>
  <w:style w:type="character" w:styleId="ac">
    <w:name w:val="annotation reference"/>
    <w:basedOn w:val="a0"/>
    <w:uiPriority w:val="99"/>
    <w:semiHidden/>
    <w:unhideWhenUsed/>
    <w:rsid w:val="00DE11E0"/>
    <w:rPr>
      <w:sz w:val="18"/>
      <w:szCs w:val="18"/>
    </w:rPr>
  </w:style>
  <w:style w:type="paragraph" w:styleId="ad">
    <w:name w:val="annotation text"/>
    <w:basedOn w:val="a"/>
    <w:link w:val="Char2"/>
    <w:uiPriority w:val="99"/>
    <w:semiHidden/>
    <w:unhideWhenUsed/>
    <w:rsid w:val="00DE11E0"/>
    <w:pPr>
      <w:jc w:val="left"/>
    </w:pPr>
  </w:style>
  <w:style w:type="character" w:customStyle="1" w:styleId="Char2">
    <w:name w:val="메모 텍스트 Char"/>
    <w:basedOn w:val="a0"/>
    <w:link w:val="ad"/>
    <w:uiPriority w:val="99"/>
    <w:semiHidden/>
    <w:rsid w:val="00DE11E0"/>
    <w:rPr>
      <w:rFonts w:ascii="Times New Roman" w:eastAsia="Times New Roman" w:hAnsi="Times New Roman"/>
      <w:color w:val="000000"/>
      <w:sz w:val="24"/>
      <w:lang w:eastAsia="de-DE"/>
    </w:rPr>
  </w:style>
  <w:style w:type="paragraph" w:styleId="ae">
    <w:name w:val="annotation subject"/>
    <w:basedOn w:val="ad"/>
    <w:next w:val="ad"/>
    <w:link w:val="Char3"/>
    <w:uiPriority w:val="99"/>
    <w:semiHidden/>
    <w:unhideWhenUsed/>
    <w:rsid w:val="00DE11E0"/>
    <w:rPr>
      <w:b/>
      <w:bCs/>
    </w:rPr>
  </w:style>
  <w:style w:type="character" w:customStyle="1" w:styleId="Char3">
    <w:name w:val="메모 주제 Char"/>
    <w:basedOn w:val="Char2"/>
    <w:link w:val="ae"/>
    <w:uiPriority w:val="99"/>
    <w:semiHidden/>
    <w:rsid w:val="00DE11E0"/>
    <w:rPr>
      <w:rFonts w:ascii="Times New Roman" w:eastAsia="Times New Roman" w:hAnsi="Times New Roman"/>
      <w:b/>
      <w:bCs/>
      <w:color w:val="000000"/>
      <w:sz w:val="24"/>
      <w:lang w:eastAsia="de-DE"/>
    </w:rPr>
  </w:style>
  <w:style w:type="character" w:customStyle="1" w:styleId="UnresolvedMention">
    <w:name w:val="Unresolved Mention"/>
    <w:basedOn w:val="a0"/>
    <w:uiPriority w:val="99"/>
    <w:semiHidden/>
    <w:unhideWhenUsed/>
    <w:rsid w:val="008013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025654">
      <w:bodyDiv w:val="1"/>
      <w:marLeft w:val="0"/>
      <w:marRight w:val="0"/>
      <w:marTop w:val="0"/>
      <w:marBottom w:val="0"/>
      <w:divBdr>
        <w:top w:val="none" w:sz="0" w:space="0" w:color="auto"/>
        <w:left w:val="none" w:sz="0" w:space="0" w:color="auto"/>
        <w:bottom w:val="none" w:sz="0" w:space="0" w:color="auto"/>
        <w:right w:val="none" w:sz="0" w:space="0" w:color="auto"/>
      </w:divBdr>
    </w:div>
    <w:div w:id="554703540">
      <w:bodyDiv w:val="1"/>
      <w:marLeft w:val="0"/>
      <w:marRight w:val="0"/>
      <w:marTop w:val="0"/>
      <w:marBottom w:val="0"/>
      <w:divBdr>
        <w:top w:val="none" w:sz="0" w:space="0" w:color="auto"/>
        <w:left w:val="none" w:sz="0" w:space="0" w:color="auto"/>
        <w:bottom w:val="none" w:sz="0" w:space="0" w:color="auto"/>
        <w:right w:val="none" w:sz="0" w:space="0" w:color="auto"/>
      </w:divBdr>
    </w:div>
    <w:div w:id="805197461">
      <w:bodyDiv w:val="1"/>
      <w:marLeft w:val="0"/>
      <w:marRight w:val="0"/>
      <w:marTop w:val="0"/>
      <w:marBottom w:val="0"/>
      <w:divBdr>
        <w:top w:val="none" w:sz="0" w:space="0" w:color="auto"/>
        <w:left w:val="none" w:sz="0" w:space="0" w:color="auto"/>
        <w:bottom w:val="none" w:sz="0" w:space="0" w:color="auto"/>
        <w:right w:val="none" w:sz="0" w:space="0" w:color="auto"/>
      </w:divBdr>
    </w:div>
    <w:div w:id="1071544077">
      <w:bodyDiv w:val="1"/>
      <w:marLeft w:val="0"/>
      <w:marRight w:val="0"/>
      <w:marTop w:val="0"/>
      <w:marBottom w:val="0"/>
      <w:divBdr>
        <w:top w:val="none" w:sz="0" w:space="0" w:color="auto"/>
        <w:left w:val="none" w:sz="0" w:space="0" w:color="auto"/>
        <w:bottom w:val="none" w:sz="0" w:space="0" w:color="auto"/>
        <w:right w:val="none" w:sz="0" w:space="0" w:color="auto"/>
      </w:divBdr>
    </w:div>
    <w:div w:id="2071421215">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limhunjin@netsgo.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ymmetry-templat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symmetry-template.dot</Template>
  <TotalTime>3124</TotalTime>
  <Pages>16</Pages>
  <Words>6607</Words>
  <Characters>37660</Characters>
  <Application>Microsoft Office Word</Application>
  <DocSecurity>0</DocSecurity>
  <Lines>313</Lines>
  <Paragraphs>88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44179</CharactersWithSpaces>
  <SharedDoc>false</SharedDoc>
  <HLinks>
    <vt:vector size="6" baseType="variant">
      <vt:variant>
        <vt:i4>6094915</vt:i4>
      </vt:variant>
      <vt:variant>
        <vt:i4>0</vt:i4>
      </vt:variant>
      <vt:variant>
        <vt:i4>0</vt:i4>
      </vt:variant>
      <vt:variant>
        <vt:i4>5</vt:i4>
      </vt:variant>
      <vt:variant>
        <vt:lpwstr>http://img.mdpi.org/data/contributor-role-instruction.pdf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dojin</dc:creator>
  <cp:keywords/>
  <dc:description/>
  <cp:lastModifiedBy>dojin</cp:lastModifiedBy>
  <cp:revision>12</cp:revision>
  <dcterms:created xsi:type="dcterms:W3CDTF">2020-06-23T08:41:00Z</dcterms:created>
  <dcterms:modified xsi:type="dcterms:W3CDTF">2020-08-03T17:43:00Z</dcterms:modified>
</cp:coreProperties>
</file>